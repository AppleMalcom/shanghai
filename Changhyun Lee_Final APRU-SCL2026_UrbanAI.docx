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836D1" w14:textId="77777777" w:rsidR="00CA4F5A" w:rsidRPr="00CA174C" w:rsidRDefault="00CA4F5A" w:rsidP="00CA4F5A">
      <w:pPr>
        <w:jc w:val="center"/>
        <w:rPr>
          <w:rFonts w:cstheme="minorHAnsi"/>
          <w:b/>
          <w:sz w:val="32"/>
          <w:szCs w:val="32"/>
          <w:lang w:val="en-GB"/>
        </w:rPr>
      </w:pPr>
    </w:p>
    <w:p w14:paraId="653DAD8A" w14:textId="76838314" w:rsidR="00CA4F5A" w:rsidRPr="00CA174C" w:rsidRDefault="00F77E59" w:rsidP="00CA4F5A">
      <w:pPr>
        <w:jc w:val="center"/>
        <w:rPr>
          <w:rFonts w:cstheme="minorHAnsi"/>
          <w:lang w:val="en-GB"/>
        </w:rPr>
      </w:pPr>
      <w:r w:rsidRPr="00CA174C">
        <w:rPr>
          <w:rFonts w:cstheme="minorHAnsi"/>
          <w:b/>
          <w:sz w:val="32"/>
          <w:szCs w:val="32"/>
        </w:rPr>
        <w:t xml:space="preserve"> </w:t>
      </w:r>
      <w:bookmarkStart w:id="0" w:name="_Hlk241518947"/>
      <w:r w:rsidR="00374EB1" w:rsidRPr="00374EB1">
        <w:rPr>
          <w:rFonts w:cstheme="minorHAnsi"/>
          <w:b/>
          <w:sz w:val="32"/>
          <w:szCs w:val="32"/>
        </w:rPr>
        <w:t>Geospatial Data Infrastructure for Urban AI: A PostGIS-Based Exploratory Study of Shanghai Metro Deformation and Population Exposure</w:t>
      </w:r>
      <w:bookmarkEnd w:id="0"/>
    </w:p>
    <w:p w14:paraId="6E1F1B04" w14:textId="77777777" w:rsidR="00271DEE" w:rsidRPr="00CA174C" w:rsidRDefault="00271DEE" w:rsidP="00271DEE">
      <w:pPr>
        <w:rPr>
          <w:rFonts w:cstheme="minorHAnsi"/>
          <w:lang w:val="en-GB"/>
        </w:rPr>
      </w:pPr>
    </w:p>
    <w:p w14:paraId="779C919A" w14:textId="6D88F08F" w:rsidR="00166A88" w:rsidRPr="00CA174C" w:rsidRDefault="00A9214D" w:rsidP="00166A88">
      <w:pPr>
        <w:pStyle w:val="Authors"/>
        <w:rPr>
          <w:rFonts w:asciiTheme="minorHAnsi" w:hAnsiTheme="minorHAnsi" w:cstheme="minorHAnsi"/>
          <w:lang w:val="en-GB"/>
        </w:rPr>
      </w:pPr>
      <w:r w:rsidRPr="00CA174C">
        <w:rPr>
          <w:rFonts w:asciiTheme="minorHAnsi" w:hAnsiTheme="minorHAnsi" w:cstheme="minorHAnsi"/>
          <w:lang w:val="en-GB"/>
        </w:rPr>
        <w:t>Changhyun Lee</w:t>
      </w:r>
      <w:r w:rsidRPr="00CA174C">
        <w:rPr>
          <w:rFonts w:asciiTheme="minorHAnsi" w:hAnsiTheme="minorHAnsi" w:cstheme="minorHAnsi"/>
          <w:vertAlign w:val="superscript"/>
          <w:lang w:val="en-GB"/>
        </w:rPr>
        <w:t>a</w:t>
      </w:r>
      <w:r w:rsidRPr="00CA174C">
        <w:rPr>
          <w:rFonts w:asciiTheme="minorHAnsi" w:hAnsiTheme="minorHAnsi" w:cstheme="minorHAnsi"/>
          <w:lang w:val="en-GB"/>
        </w:rPr>
        <w:t>, Kiyun Yu</w:t>
      </w:r>
      <w:r w:rsidRPr="00CA174C">
        <w:rPr>
          <w:rFonts w:asciiTheme="minorHAnsi" w:hAnsiTheme="minorHAnsi" w:cstheme="minorHAnsi"/>
          <w:vertAlign w:val="superscript"/>
          <w:lang w:val="en-GB"/>
        </w:rPr>
        <w:t>b</w:t>
      </w:r>
      <w:r w:rsidR="009D1A76" w:rsidRPr="00CA174C">
        <w:rPr>
          <w:rFonts w:asciiTheme="minorHAnsi" w:hAnsiTheme="minorHAnsi" w:cstheme="minorHAnsi"/>
          <w:lang w:val="en-GB"/>
        </w:rPr>
        <w:t>*</w:t>
      </w:r>
      <w:del w:id="1" w:author="Malcom Lee" w:date="2026-07-31T14:34:00Z">
        <w:r w:rsidR="009D1A76" w:rsidRPr="00CA174C" w:rsidDel="00A9214D">
          <w:rPr>
            <w:rFonts w:asciiTheme="minorHAnsi" w:hAnsiTheme="minorHAnsi" w:cstheme="minorHAnsi"/>
            <w:lang w:val="en-GB"/>
          </w:rPr>
          <w:delText xml:space="preserve">, </w:delText>
        </w:r>
        <w:r w:rsidR="00353ACB" w:rsidRPr="00CA174C" w:rsidDel="00A9214D">
          <w:rPr>
            <w:rFonts w:asciiTheme="minorHAnsi" w:hAnsiTheme="minorHAnsi" w:cstheme="minorHAnsi"/>
            <w:lang w:val="en-GB"/>
          </w:rPr>
          <w:delText>Name</w:delText>
        </w:r>
        <w:r w:rsidR="009D1A76" w:rsidRPr="00CA174C" w:rsidDel="00A9214D">
          <w:rPr>
            <w:rFonts w:asciiTheme="minorHAnsi" w:hAnsiTheme="minorHAnsi" w:cstheme="minorHAnsi"/>
            <w:lang w:val="en-GB"/>
          </w:rPr>
          <w:delText xml:space="preserve">, </w:delText>
        </w:r>
        <w:r w:rsidR="00353ACB" w:rsidRPr="00CA174C" w:rsidDel="00A9214D">
          <w:rPr>
            <w:rFonts w:asciiTheme="minorHAnsi" w:hAnsiTheme="minorHAnsi" w:cstheme="minorHAnsi"/>
            <w:lang w:val="en-GB"/>
          </w:rPr>
          <w:delText>Surname</w:delText>
        </w:r>
        <w:r w:rsidR="00582221" w:rsidRPr="00CA174C" w:rsidDel="00A9214D">
          <w:rPr>
            <w:rFonts w:asciiTheme="minorHAnsi" w:hAnsiTheme="minorHAnsi" w:cstheme="minorHAnsi"/>
            <w:vertAlign w:val="superscript"/>
            <w:lang w:val="en-GB"/>
          </w:rPr>
          <w:delText>a</w:delText>
        </w:r>
      </w:del>
    </w:p>
    <w:p w14:paraId="04B241F0" w14:textId="7E410B45" w:rsidR="009D1A76" w:rsidRPr="00CA174C" w:rsidRDefault="009D1A76" w:rsidP="009D1A76">
      <w:pPr>
        <w:pStyle w:val="Affiliation"/>
        <w:rPr>
          <w:rFonts w:asciiTheme="minorHAnsi" w:hAnsiTheme="minorHAnsi" w:cstheme="minorHAnsi"/>
          <w:lang w:val="en-GB"/>
        </w:rPr>
      </w:pPr>
      <w:r w:rsidRPr="00CA174C">
        <w:rPr>
          <w:rFonts w:asciiTheme="minorHAnsi" w:hAnsiTheme="minorHAnsi" w:cstheme="minorHAnsi"/>
          <w:vertAlign w:val="superscript"/>
          <w:lang w:val="en-GB"/>
        </w:rPr>
        <w:t xml:space="preserve">a </w:t>
      </w:r>
      <w:r w:rsidR="001E3F1D">
        <w:rPr>
          <w:rFonts w:asciiTheme="minorHAnsi" w:hAnsiTheme="minorHAnsi" w:cstheme="minorHAnsi" w:hint="eastAsia"/>
          <w:lang w:val="en-GB"/>
        </w:rPr>
        <w:t>Seoul National U</w:t>
      </w:r>
      <w:r w:rsidR="00582221" w:rsidRPr="00CA174C">
        <w:rPr>
          <w:rFonts w:asciiTheme="minorHAnsi" w:hAnsiTheme="minorHAnsi" w:cstheme="minorHAnsi"/>
          <w:lang w:val="en-GB"/>
        </w:rPr>
        <w:t xml:space="preserve">niversity, </w:t>
      </w:r>
      <w:r w:rsidR="0003327C" w:rsidRPr="00CA174C">
        <w:rPr>
          <w:rFonts w:asciiTheme="minorHAnsi" w:hAnsiTheme="minorHAnsi" w:cstheme="minorHAnsi"/>
          <w:lang w:val="en-GB"/>
        </w:rPr>
        <w:t>Department</w:t>
      </w:r>
      <w:r w:rsidR="001E3F1D">
        <w:rPr>
          <w:rFonts w:asciiTheme="minorHAnsi" w:hAnsiTheme="minorHAnsi" w:cstheme="minorHAnsi" w:hint="eastAsia"/>
          <w:lang w:val="en-GB"/>
        </w:rPr>
        <w:t xml:space="preserve"> of Civil, Urban, and Environmental Engineering</w:t>
      </w:r>
      <w:r w:rsidR="0003327C" w:rsidRPr="00CA174C">
        <w:rPr>
          <w:rFonts w:asciiTheme="minorHAnsi" w:hAnsiTheme="minorHAnsi" w:cstheme="minorHAnsi"/>
          <w:lang w:val="en-GB"/>
        </w:rPr>
        <w:t xml:space="preserve">, </w:t>
      </w:r>
      <w:r w:rsidR="001E3F1D">
        <w:rPr>
          <w:rFonts w:asciiTheme="minorHAnsi" w:hAnsiTheme="minorHAnsi" w:cstheme="minorHAnsi" w:hint="eastAsia"/>
          <w:lang w:val="en-GB"/>
        </w:rPr>
        <w:t>Seoul</w:t>
      </w:r>
    </w:p>
    <w:p w14:paraId="7FE220D4" w14:textId="6AA85EBE" w:rsidR="009D1A76" w:rsidRPr="00CA174C" w:rsidRDefault="009D1A76" w:rsidP="009D1A76">
      <w:pPr>
        <w:pStyle w:val="Affiliation"/>
        <w:rPr>
          <w:rFonts w:asciiTheme="minorHAnsi" w:hAnsiTheme="minorHAnsi" w:cstheme="minorHAnsi"/>
          <w:lang w:val="en-GB"/>
        </w:rPr>
      </w:pPr>
      <w:r w:rsidRPr="00CA174C">
        <w:rPr>
          <w:rFonts w:asciiTheme="minorHAnsi" w:hAnsiTheme="minorHAnsi" w:cstheme="minorHAnsi"/>
          <w:vertAlign w:val="superscript"/>
          <w:lang w:val="en-GB"/>
        </w:rPr>
        <w:t>b</w:t>
      </w:r>
      <w:r w:rsidR="0003327C" w:rsidRPr="00CA174C">
        <w:rPr>
          <w:rFonts w:asciiTheme="minorHAnsi" w:hAnsiTheme="minorHAnsi" w:cstheme="minorHAnsi"/>
          <w:lang w:val="en-GB"/>
        </w:rPr>
        <w:t xml:space="preserve"> </w:t>
      </w:r>
      <w:r w:rsidR="00D51D65">
        <w:rPr>
          <w:rFonts w:asciiTheme="minorHAnsi" w:hAnsiTheme="minorHAnsi" w:cstheme="minorHAnsi" w:hint="eastAsia"/>
          <w:lang w:val="en-GB"/>
        </w:rPr>
        <w:t xml:space="preserve">Institute of Engineering Research, Seoul National </w:t>
      </w:r>
      <w:r w:rsidR="0003327C" w:rsidRPr="00CA174C">
        <w:rPr>
          <w:rFonts w:asciiTheme="minorHAnsi" w:hAnsiTheme="minorHAnsi" w:cstheme="minorHAnsi"/>
          <w:lang w:val="en-GB"/>
        </w:rPr>
        <w:t xml:space="preserve">University, </w:t>
      </w:r>
      <w:r w:rsidR="001E3F1D">
        <w:rPr>
          <w:rFonts w:asciiTheme="minorHAnsi" w:hAnsiTheme="minorHAnsi" w:cstheme="minorHAnsi" w:hint="eastAsia"/>
          <w:lang w:val="en-GB"/>
        </w:rPr>
        <w:t>Seoul</w:t>
      </w:r>
    </w:p>
    <w:p w14:paraId="5ED0E081" w14:textId="11DB16AC" w:rsidR="00166A88" w:rsidRPr="00CA174C" w:rsidRDefault="009D1A76" w:rsidP="009D1A76">
      <w:pPr>
        <w:pStyle w:val="Affiliation"/>
        <w:rPr>
          <w:rStyle w:val="hps"/>
          <w:rFonts w:asciiTheme="minorHAnsi" w:hAnsiTheme="minorHAnsi" w:cstheme="minorHAnsi"/>
          <w:lang w:val="en-GB"/>
        </w:rPr>
      </w:pPr>
      <w:r w:rsidRPr="00CA174C">
        <w:rPr>
          <w:rFonts w:asciiTheme="minorHAnsi" w:hAnsiTheme="minorHAnsi" w:cstheme="minorHAnsi"/>
          <w:vertAlign w:val="superscript"/>
          <w:lang w:val="en-GB"/>
        </w:rPr>
        <w:t xml:space="preserve">* </w:t>
      </w:r>
      <w:r w:rsidRPr="00CA174C">
        <w:rPr>
          <w:rFonts w:asciiTheme="minorHAnsi" w:hAnsiTheme="minorHAnsi" w:cstheme="minorHAnsi"/>
          <w:lang w:val="en-GB"/>
        </w:rPr>
        <w:t xml:space="preserve">Corresponding author: </w:t>
      </w:r>
      <w:r w:rsidR="00163602">
        <w:rPr>
          <w:rFonts w:asciiTheme="minorHAnsi" w:hAnsiTheme="minorHAnsi" w:cstheme="minorHAnsi" w:hint="eastAsia"/>
          <w:lang w:val="en-GB"/>
        </w:rPr>
        <w:t>kiyun@snu.ac.kr</w:t>
      </w:r>
    </w:p>
    <w:p w14:paraId="539A46FD" w14:textId="0AA4A031" w:rsidR="0087761C" w:rsidRPr="00CA174C" w:rsidRDefault="0087761C" w:rsidP="0087761C">
      <w:pPr>
        <w:pStyle w:val="2"/>
        <w:rPr>
          <w:rFonts w:cstheme="minorHAnsi"/>
          <w:lang w:val="en-GB"/>
        </w:rPr>
      </w:pPr>
      <w:r w:rsidRPr="00CA174C">
        <w:rPr>
          <w:rFonts w:cstheme="minorHAnsi"/>
          <w:lang w:val="en-GB"/>
        </w:rPr>
        <w:t>A</w:t>
      </w:r>
      <w:r w:rsidR="00B82446" w:rsidRPr="00CA174C">
        <w:rPr>
          <w:rFonts w:cstheme="minorHAnsi"/>
          <w:lang w:val="en-GB"/>
        </w:rPr>
        <w:t>BSTRACT</w:t>
      </w:r>
      <w:r w:rsidRPr="00CA174C">
        <w:rPr>
          <w:rFonts w:cstheme="minorHAnsi"/>
          <w:lang w:val="en-GB"/>
        </w:rPr>
        <w:t xml:space="preserve">:  </w:t>
      </w:r>
    </w:p>
    <w:p w14:paraId="34CA3393" w14:textId="759BFEB5" w:rsidR="0087761C" w:rsidRPr="00163602" w:rsidRDefault="00D4044C" w:rsidP="006B0AA6">
      <w:pPr>
        <w:rPr>
          <w:rFonts w:eastAsiaTheme="minorEastAsia" w:cstheme="minorHAnsi"/>
          <w:lang w:val="en-GB" w:eastAsia="ko-KR"/>
        </w:rPr>
      </w:pPr>
      <w:r w:rsidRPr="00D4044C">
        <w:rPr>
          <w:rFonts w:cstheme="minorHAnsi"/>
        </w:rPr>
        <w:t>Urban land subsidence assessment can benefit from considering physical deformation alongside residential population, but these data are often supplied as separate raster and vector datasets. This study developed a Python–PostGIS workflow integrating OpenStreetMap metro station locations, COMET-LiCSAR line-of-sight (LOS) deformation velocity and WorldPop 2020 residential population estimates at 100 m resolution for Shanghai. Of 769 initial records, 494 station locations were retained after cleaning. The integrated records were used to compare rankings based on absolute LOS velocity and an exposure-weighted priority score. Higher absolute LOS values appeared mainly at eastern, coastal and peripheral stations, whereas exposure-weighted priorities concentrated in central Shanghai. The latter ranking was strongly influenced by population because LOS values varied within a narrow range and is interpreted as exploratory. The resulting database provides a queryable geospatial data foundation that could support subsequent urban analysis and AI model development.</w:t>
      </w:r>
    </w:p>
    <w:p w14:paraId="0FA9F52B" w14:textId="6666BBD7" w:rsidR="002A5674" w:rsidRPr="00CA174C" w:rsidRDefault="002A5674" w:rsidP="008E38A6">
      <w:pPr>
        <w:pStyle w:val="Keywords"/>
        <w:spacing w:before="360"/>
        <w:rPr>
          <w:rFonts w:asciiTheme="minorHAnsi" w:eastAsia="맑은 고딕" w:hAnsiTheme="minorHAnsi" w:cstheme="minorHAnsi"/>
          <w:lang w:val="en-GB" w:eastAsia="ko-KR"/>
        </w:rPr>
      </w:pPr>
      <w:r w:rsidRPr="00CA174C">
        <w:rPr>
          <w:rStyle w:val="a6"/>
          <w:rFonts w:asciiTheme="minorHAnsi" w:hAnsiTheme="minorHAnsi" w:cstheme="minorHAnsi"/>
          <w:lang w:val="en-GB"/>
        </w:rPr>
        <w:t xml:space="preserve">Keywords: </w:t>
      </w:r>
      <w:r w:rsidR="00163602">
        <w:rPr>
          <w:rFonts w:asciiTheme="minorHAnsi" w:eastAsia="맑은 고딕" w:hAnsiTheme="minorHAnsi" w:cstheme="minorHAnsi" w:hint="eastAsia"/>
          <w:lang w:val="en-GB" w:eastAsia="ko-KR"/>
        </w:rPr>
        <w:t>Geospatial Database, Land Subsidence, Shanghai Metro, Smart City Resilience, Spatial ETL</w:t>
      </w:r>
    </w:p>
    <w:p w14:paraId="738F8044" w14:textId="5A5E301A" w:rsidR="009D1A76" w:rsidRPr="00CA174C" w:rsidRDefault="00AF4FDB" w:rsidP="00824BAD">
      <w:pPr>
        <w:pStyle w:val="2"/>
        <w:numPr>
          <w:ilvl w:val="0"/>
          <w:numId w:val="14"/>
        </w:numPr>
        <w:rPr>
          <w:rFonts w:cstheme="minorHAnsi"/>
          <w:lang w:val="en-GB"/>
        </w:rPr>
      </w:pPr>
      <w:r w:rsidRPr="00CA174C">
        <w:rPr>
          <w:rFonts w:cstheme="minorHAnsi"/>
        </w:rPr>
        <w:t>Introduction</w:t>
      </w:r>
    </w:p>
    <w:p w14:paraId="54A80AB1" w14:textId="48263BF7" w:rsidR="00D4044C" w:rsidRPr="00D4044C" w:rsidRDefault="00D4044C" w:rsidP="00D4044C">
      <w:pPr>
        <w:rPr>
          <w:rFonts w:cstheme="minorHAnsi"/>
          <w:lang w:val="en-US"/>
        </w:rPr>
      </w:pPr>
      <w:r w:rsidRPr="00D4044C">
        <w:rPr>
          <w:rFonts w:cstheme="minorHAnsi"/>
          <w:lang w:val="en-US"/>
        </w:rPr>
        <w:t>Metro systems are essential urban infrastructure, and monitoring surface deformation and land subsidence is relevant to their maintenance and safety. In Shanghai, soft ground conditions, groundwater changes and extensive construction activities have motivated studies using satellite-based InSAR to monitor ground deformation around the metro network (Chai et al., 2024).</w:t>
      </w:r>
    </w:p>
    <w:p w14:paraId="4DAF1CD0" w14:textId="77777777" w:rsidR="00D4044C" w:rsidRPr="00D4044C" w:rsidRDefault="00D4044C" w:rsidP="00D4044C">
      <w:pPr>
        <w:rPr>
          <w:rFonts w:cstheme="minorHAnsi"/>
          <w:lang w:val="en-US"/>
        </w:rPr>
      </w:pPr>
      <w:r w:rsidRPr="00D4044C">
        <w:rPr>
          <w:rFonts w:cstheme="minorHAnsi"/>
          <w:lang w:val="en-US"/>
        </w:rPr>
        <w:t>Zhang et al. (2023) used time-series InSAR to analyse land subsidence along the Shanghai Metro and describe its spatial distribution. Building on this work, the present study asks how station rankings based on physical deformation change when residential population is incorporated as a proxy for exposure. Exploring this question requires linking deformation observations, metro station locations and population estimates.</w:t>
      </w:r>
    </w:p>
    <w:p w14:paraId="33448375" w14:textId="45AD2537" w:rsidR="00D949FB" w:rsidRPr="00D4044C" w:rsidRDefault="00D4044C" w:rsidP="00D4044C">
      <w:pPr>
        <w:rPr>
          <w:rFonts w:eastAsiaTheme="minorEastAsia" w:cstheme="minorHAnsi" w:hint="eastAsia"/>
          <w:lang w:val="en-US" w:eastAsia="ko-KR"/>
        </w:rPr>
      </w:pPr>
      <w:r w:rsidRPr="00D4044C">
        <w:rPr>
          <w:rFonts w:cstheme="minorHAnsi"/>
          <w:lang w:val="en-US"/>
        </w:rPr>
        <w:t xml:space="preserve">To support this comparison, a Python-based extract, transform and load (ETL) workflow was used to integrate OpenStreetMap station data (OpenStreetMap contributors, n.d.), COMET-LiCSAR LOS deformation velocity (Lazecký et al., 2020) and WorldPop residential population estimates (WorldPop, 2025) into PostgreSQL/PostGIS. The study focuses on establishing a queryable station-level database </w:t>
      </w:r>
      <w:r w:rsidRPr="00D4044C">
        <w:rPr>
          <w:rFonts w:cstheme="minorHAnsi"/>
          <w:lang w:val="en-US"/>
        </w:rPr>
        <w:lastRenderedPageBreak/>
        <w:t>and illustrating its use through an exploratory comparison of rankings. This data infrastructure could also provide a starting point for subsequent Urban AI applications.</w:t>
      </w:r>
    </w:p>
    <w:p w14:paraId="0ABEC499" w14:textId="40FBAFA0" w:rsidR="0034469B" w:rsidRPr="00CA174C" w:rsidRDefault="0034469B" w:rsidP="00824BAD">
      <w:pPr>
        <w:pStyle w:val="2"/>
        <w:numPr>
          <w:ilvl w:val="0"/>
          <w:numId w:val="14"/>
        </w:numPr>
        <w:rPr>
          <w:rFonts w:cstheme="minorHAnsi"/>
        </w:rPr>
      </w:pPr>
      <w:r w:rsidRPr="00CA174C">
        <w:rPr>
          <w:rFonts w:cstheme="minorHAnsi"/>
        </w:rPr>
        <w:t>Problems / Challenges</w:t>
      </w:r>
    </w:p>
    <w:p w14:paraId="3E30471F" w14:textId="0C2440B6" w:rsidR="00D4044C" w:rsidRPr="00D4044C" w:rsidRDefault="00D4044C" w:rsidP="00D4044C">
      <w:pPr>
        <w:rPr>
          <w:rFonts w:eastAsiaTheme="minorEastAsia" w:cstheme="minorHAnsi"/>
          <w:lang w:val="en-US" w:eastAsia="ko-KR"/>
        </w:rPr>
      </w:pPr>
      <w:r w:rsidRPr="00D4044C">
        <w:rPr>
          <w:rFonts w:eastAsiaTheme="minorEastAsia" w:cstheme="minorHAnsi"/>
          <w:lang w:val="en-US" w:eastAsia="ko-KR"/>
        </w:rPr>
        <w:t>Previous research has addressed the integration of railway datasets from different sources and resolutions into a common spatial model (Corongiu et al., 2018). Research on urban digital twins has likewise highlighted the importance of considering data semantics, structure and storage when integrating heterogeneous sources (Jeddoub et al., 2023).</w:t>
      </w:r>
    </w:p>
    <w:p w14:paraId="5388DF8C" w14:textId="205CDA42" w:rsidR="0034469B" w:rsidRPr="00D4044C" w:rsidRDefault="00D4044C" w:rsidP="00D4044C">
      <w:pPr>
        <w:rPr>
          <w:rFonts w:eastAsiaTheme="minorEastAsia" w:cstheme="minorHAnsi" w:hint="eastAsia"/>
          <w:lang w:val="en-US" w:eastAsia="ko-KR"/>
        </w:rPr>
      </w:pPr>
      <w:r w:rsidRPr="00D4044C">
        <w:rPr>
          <w:rFonts w:eastAsiaTheme="minorEastAsia" w:cstheme="minorHAnsi"/>
          <w:lang w:val="en-US" w:eastAsia="ko-KR"/>
        </w:rPr>
        <w:t>In the present study, LiCSAR deformation data, OpenStreetMap station locations and WorldPop population estimates were obtained separately and differ in their spatial representations, resolutions and attributes. Linking these sources requires explicit procedures for matching station locations to raster observations and handling incomplete or inconsistent records. A further challenge is to retain the interpretation of each variable when combining them: LOS deformation velocity and residential population describe different aspects of the station surroundings and have distinct limitations. The resulting structure needs to support consistent retrieval and comparison without obscuring these differences</w:t>
      </w:r>
      <w:r>
        <w:rPr>
          <w:rFonts w:eastAsiaTheme="minorEastAsia" w:cstheme="minorHAnsi" w:hint="eastAsia"/>
          <w:lang w:val="en-US" w:eastAsia="ko-KR"/>
        </w:rPr>
        <w:t>.</w:t>
      </w:r>
    </w:p>
    <w:p w14:paraId="44F4E004" w14:textId="47FB6505" w:rsidR="0034469B" w:rsidRPr="00CA174C" w:rsidRDefault="0034469B" w:rsidP="00824BAD">
      <w:pPr>
        <w:pStyle w:val="2"/>
        <w:numPr>
          <w:ilvl w:val="0"/>
          <w:numId w:val="14"/>
        </w:numPr>
        <w:rPr>
          <w:rFonts w:cstheme="minorHAnsi"/>
        </w:rPr>
      </w:pPr>
      <w:r w:rsidRPr="00CA174C">
        <w:rPr>
          <w:rFonts w:cstheme="minorHAnsi"/>
        </w:rPr>
        <w:t>AI Methodology or Application</w:t>
      </w:r>
    </w:p>
    <w:p w14:paraId="3C932020" w14:textId="7B5D6945" w:rsidR="00D4044C" w:rsidRPr="00D4044C" w:rsidRDefault="00D4044C" w:rsidP="00D4044C">
      <w:pPr>
        <w:rPr>
          <w:rFonts w:cstheme="minorHAnsi"/>
          <w:lang w:val="en-US"/>
        </w:rPr>
      </w:pPr>
      <w:r w:rsidRPr="00D4044C">
        <w:rPr>
          <w:rFonts w:cstheme="minorHAnsi"/>
          <w:lang w:val="en-US"/>
        </w:rPr>
        <w:t>This study developed a geospatial data integration workflow to organise station-level records for urban analysis and potential AI applications. Python was used to clean and standardise metro station records, associate LiCSAR LOS deformation velocity and WorldPop population estimates with station locations, and load the integrated records into PostgreSQL/PostGIS. SQL queries were then used to retrieve and compare station-level information.</w:t>
      </w:r>
    </w:p>
    <w:p w14:paraId="5496378A" w14:textId="7466C37E" w:rsidR="004D71C2" w:rsidRPr="004D71C2" w:rsidRDefault="00D4044C" w:rsidP="00D4044C">
      <w:pPr>
        <w:rPr>
          <w:rFonts w:eastAsiaTheme="minorEastAsia" w:cstheme="minorHAnsi" w:hint="eastAsia"/>
          <w:lang w:val="en-US" w:eastAsia="ko-KR"/>
        </w:rPr>
      </w:pPr>
      <w:r w:rsidRPr="00D4044C">
        <w:rPr>
          <w:rFonts w:cstheme="minorHAnsi"/>
          <w:lang w:val="en-US"/>
        </w:rPr>
        <w:t>In the context of Urban AI, this workflow provides a common analytical structure in which deformation and population attributes can be accessed together for each station. The exposure-weighted score serves as a formula-based example of using these integrated records to explore station-level priorities. The comparison illustrates a potential use of the database and establishes a starting point for future research into AI model development and evaluation</w:t>
      </w:r>
      <w:r>
        <w:rPr>
          <w:rFonts w:eastAsiaTheme="minorEastAsia" w:cstheme="minorHAnsi" w:hint="eastAsia"/>
          <w:lang w:val="en-US" w:eastAsia="ko-KR"/>
        </w:rPr>
        <w:t>.</w:t>
      </w:r>
    </w:p>
    <w:p w14:paraId="0142D159" w14:textId="21DD7B2E" w:rsidR="0034469B" w:rsidRPr="00CA174C" w:rsidRDefault="0034469B" w:rsidP="000D1970">
      <w:pPr>
        <w:rPr>
          <w:rFonts w:cstheme="minorHAnsi"/>
        </w:rPr>
      </w:pPr>
    </w:p>
    <w:p w14:paraId="7B65F947" w14:textId="668511B8" w:rsidR="0034469B" w:rsidRPr="00CA174C" w:rsidRDefault="0034469B" w:rsidP="00824BAD">
      <w:pPr>
        <w:pStyle w:val="2"/>
        <w:numPr>
          <w:ilvl w:val="0"/>
          <w:numId w:val="14"/>
        </w:numPr>
        <w:rPr>
          <w:rFonts w:cstheme="minorHAnsi"/>
        </w:rPr>
      </w:pPr>
      <w:r w:rsidRPr="00CA174C">
        <w:rPr>
          <w:rFonts w:cstheme="minorHAnsi"/>
        </w:rPr>
        <w:t>Case Study or Empirical Example</w:t>
      </w:r>
    </w:p>
    <w:p w14:paraId="7D3E893C" w14:textId="5E012FD6" w:rsidR="004C2096" w:rsidRPr="00CA174C" w:rsidRDefault="004C2096" w:rsidP="004C2096">
      <w:pPr>
        <w:rPr>
          <w:rFonts w:cstheme="minorHAnsi"/>
        </w:rPr>
      </w:pPr>
      <w:r w:rsidRPr="00CA174C">
        <w:rPr>
          <w:rFonts w:cstheme="minorHAnsi"/>
        </w:rPr>
        <w:t>The Shanghai Metro network was examined as an empirical case. Previous studies have used time-series InSAR to monitor ground deformation along the network and have combined PS-InSAR with machine learning to assess subsidence risk (Zhang et al., 2023; Chai et al., 2024). The present case examines the same urban context from a complementary perspective by integrating physical deformation with station locations and population exposure.</w:t>
      </w:r>
    </w:p>
    <w:p w14:paraId="6323CB77" w14:textId="77777777" w:rsidR="004C2096" w:rsidRPr="00CA174C" w:rsidRDefault="004C2096" w:rsidP="004C2096">
      <w:pPr>
        <w:rPr>
          <w:rFonts w:cstheme="minorHAnsi"/>
        </w:rPr>
      </w:pPr>
      <w:r w:rsidRPr="00CA174C">
        <w:rPr>
          <w:rFonts w:cstheme="minorHAnsi"/>
        </w:rPr>
        <w:t>The initial OpenStreetMap dataset contained 769 metro-related records. After removing records with missing essential information and resolving duplicated station names, 494 station locations were retained. Each station was linked to a COMET-LiCSAR LOS deformation value and the WorldPop residential population estimate of the corresponding 100 m grid cell. The resulting station-level dataset was stored in PostgreSQL/PostGIS and visualized in QGIS.</w:t>
      </w:r>
    </w:p>
    <w:p w14:paraId="28AFE24A" w14:textId="6FBBA169" w:rsidR="004C2096" w:rsidRPr="00CA174C" w:rsidRDefault="004C2096" w:rsidP="004C2096">
      <w:pPr>
        <w:rPr>
          <w:rFonts w:eastAsiaTheme="minorEastAsia" w:cstheme="minorHAnsi"/>
          <w:lang w:eastAsia="ko-KR"/>
        </w:rPr>
      </w:pPr>
      <w:r w:rsidRPr="00CA174C">
        <w:rPr>
          <w:rFonts w:cstheme="minorHAnsi"/>
        </w:rPr>
        <w:lastRenderedPageBreak/>
        <w:t xml:space="preserve">The physical deformation map was produced using the absolute LOS deformation velocity at each station. Relatively high values appeared mainly at eastern, coastal, and </w:t>
      </w:r>
      <w:r w:rsidR="000A12D1">
        <w:rPr>
          <w:rFonts w:eastAsiaTheme="minorEastAsia" w:cstheme="minorHAnsi" w:hint="eastAsia"/>
          <w:lang w:eastAsia="ko-KR"/>
        </w:rPr>
        <w:t>peripheral</w:t>
      </w:r>
      <w:r w:rsidRPr="00CA174C">
        <w:rPr>
          <w:rFonts w:cstheme="minorHAnsi"/>
        </w:rPr>
        <w:t xml:space="preserve"> stations, including several locations identified in the source data as planned or under construction</w:t>
      </w:r>
      <w:r w:rsidRPr="00CA174C">
        <w:rPr>
          <w:rFonts w:eastAsiaTheme="minorEastAsia" w:cstheme="minorHAnsi"/>
          <w:lang w:eastAsia="ko-KR"/>
        </w:rPr>
        <w:t>.</w:t>
      </w:r>
    </w:p>
    <w:p w14:paraId="3FE4B20E" w14:textId="204E4322" w:rsidR="004C2096" w:rsidRPr="00CA174C" w:rsidRDefault="000A12D1" w:rsidP="004C2096">
      <w:pPr>
        <w:jc w:val="center"/>
        <w:rPr>
          <w:rFonts w:eastAsiaTheme="minorEastAsia" w:cstheme="minorHAnsi"/>
          <w:lang w:eastAsia="ko-KR"/>
        </w:rPr>
      </w:pPr>
      <w:r w:rsidRPr="000A12D1">
        <w:rPr>
          <w:rFonts w:eastAsiaTheme="minorEastAsia" w:cstheme="minorHAnsi"/>
          <w:lang w:eastAsia="ko-KR"/>
        </w:rPr>
        <w:t>Figure 1. Spatial distribution of absolute LOS deformation velocity at Shanghai Metro stations. Darker red indicates a higher relative value. Map by the authors; basemap © OpenStreetMap contributors, ODbL.</w:t>
      </w:r>
      <w:r w:rsidR="004C2096" w:rsidRPr="00CA174C">
        <w:rPr>
          <w:rFonts w:cstheme="minorHAnsi"/>
          <w:noProof/>
        </w:rPr>
        <w:drawing>
          <wp:anchor distT="0" distB="0" distL="114300" distR="114300" simplePos="0" relativeHeight="251658240" behindDoc="0" locked="0" layoutInCell="1" allowOverlap="1" wp14:anchorId="30A0986E" wp14:editId="5F29D404">
            <wp:simplePos x="0" y="0"/>
            <wp:positionH relativeFrom="margin">
              <wp:posOffset>-1270</wp:posOffset>
            </wp:positionH>
            <wp:positionV relativeFrom="paragraph">
              <wp:posOffset>0</wp:posOffset>
            </wp:positionV>
            <wp:extent cx="5760720" cy="4023360"/>
            <wp:effectExtent l="0" t="0" r="0" b="0"/>
            <wp:wrapSquare wrapText="bothSides"/>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023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AF2EB" w14:textId="77777777" w:rsidR="004C2096" w:rsidRPr="00CA174C" w:rsidRDefault="004C2096" w:rsidP="004C2096">
      <w:pPr>
        <w:ind w:firstLine="0"/>
        <w:rPr>
          <w:rFonts w:eastAsiaTheme="minorEastAsia" w:cstheme="minorHAnsi"/>
          <w:lang w:eastAsia="ko-KR"/>
        </w:rPr>
      </w:pPr>
    </w:p>
    <w:p w14:paraId="0E9FB19F" w14:textId="05EDA18B" w:rsidR="004C2096" w:rsidRPr="00CA174C" w:rsidRDefault="004C2096" w:rsidP="004C2096">
      <w:pPr>
        <w:ind w:firstLine="0"/>
        <w:rPr>
          <w:rFonts w:eastAsiaTheme="minorEastAsia" w:cstheme="minorHAnsi"/>
          <w:lang w:eastAsia="ko-KR"/>
        </w:rPr>
      </w:pPr>
      <w:r w:rsidRPr="00CA174C">
        <w:rPr>
          <w:rFonts w:eastAsiaTheme="minorEastAsia" w:cstheme="minorHAnsi"/>
          <w:lang w:eastAsia="ko-KR"/>
        </w:rPr>
        <w:t>Population exposure was then incorporated using an exposure-weighted priority score:</w:t>
      </w:r>
    </w:p>
    <w:p w14:paraId="5A7499BA" w14:textId="77777777" w:rsidR="004C2096" w:rsidRPr="00CA174C" w:rsidRDefault="004C2096" w:rsidP="004C2096">
      <w:pPr>
        <w:ind w:firstLine="0"/>
        <w:jc w:val="center"/>
        <w:rPr>
          <w:rFonts w:eastAsiaTheme="minorEastAsia" w:cstheme="minorHAnsi"/>
          <w:lang w:eastAsia="ko-KR"/>
        </w:rPr>
      </w:pPr>
    </w:p>
    <w:p w14:paraId="536E3A17" w14:textId="2425D54C" w:rsidR="004C2096" w:rsidRPr="00CA174C" w:rsidRDefault="004C2096" w:rsidP="004C2096">
      <w:pPr>
        <w:ind w:firstLine="0"/>
        <w:jc w:val="center"/>
        <w:rPr>
          <w:rFonts w:eastAsiaTheme="minorEastAsia" w:cstheme="minorHAnsi"/>
          <w:lang w:eastAsia="ko-KR"/>
        </w:rPr>
      </w:pPr>
      <w:r w:rsidRPr="00CA174C">
        <w:rPr>
          <w:rFonts w:eastAsiaTheme="minorEastAsia" w:cstheme="minorHAnsi"/>
          <w:noProof/>
          <w:lang w:eastAsia="ko-KR"/>
        </w:rPr>
        <w:drawing>
          <wp:inline distT="0" distB="0" distL="0" distR="0" wp14:anchorId="6FD67385" wp14:editId="111AAA22">
            <wp:extent cx="3429297" cy="243861"/>
            <wp:effectExtent l="0" t="0" r="0" b="381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297" cy="243861"/>
                    </a:xfrm>
                    <a:prstGeom prst="rect">
                      <a:avLst/>
                    </a:prstGeom>
                  </pic:spPr>
                </pic:pic>
              </a:graphicData>
            </a:graphic>
          </wp:inline>
        </w:drawing>
      </w:r>
    </w:p>
    <w:p w14:paraId="47D8CD0E" w14:textId="77777777" w:rsidR="004C2096" w:rsidRPr="00CA174C" w:rsidRDefault="004C2096" w:rsidP="004C2096">
      <w:pPr>
        <w:ind w:firstLine="0"/>
        <w:rPr>
          <w:rFonts w:eastAsiaTheme="minorEastAsia" w:cstheme="minorHAnsi"/>
          <w:lang w:eastAsia="ko-KR"/>
        </w:rPr>
      </w:pPr>
    </w:p>
    <w:p w14:paraId="3B31E590" w14:textId="044088D4" w:rsidR="004C2096" w:rsidRPr="00CA174C" w:rsidRDefault="004C2096" w:rsidP="004C2096">
      <w:pPr>
        <w:ind w:firstLine="0"/>
        <w:rPr>
          <w:rFonts w:eastAsiaTheme="minorEastAsia" w:cstheme="minorHAnsi"/>
          <w:lang w:eastAsia="ko-KR"/>
        </w:rPr>
      </w:pPr>
      <w:r w:rsidRPr="00CA174C">
        <w:rPr>
          <w:rFonts w:eastAsiaTheme="minorEastAsia" w:cstheme="minorHAnsi"/>
          <w:lang w:eastAsia="ko-KR"/>
        </w:rPr>
        <w:t>The resulting map showed a greater concentration of high-priority stations in central Shanghai, including Middle Huaihai Road, Lujiabang Road, Dapuqiao, Xinzha Road, and Xiaonanmen.</w:t>
      </w:r>
    </w:p>
    <w:p w14:paraId="093F43CB" w14:textId="6E0B1BAE" w:rsidR="004C2096" w:rsidRPr="00CA174C" w:rsidRDefault="004C2096" w:rsidP="004C2096">
      <w:pPr>
        <w:ind w:firstLine="0"/>
        <w:rPr>
          <w:rFonts w:eastAsiaTheme="minorEastAsia" w:cstheme="minorHAnsi"/>
          <w:lang w:eastAsia="ko-KR"/>
        </w:rPr>
      </w:pPr>
      <w:r w:rsidRPr="00CA174C">
        <w:rPr>
          <w:rFonts w:eastAsiaTheme="minorEastAsia" w:cstheme="minorHAnsi"/>
          <w:noProof/>
          <w:lang w:eastAsia="ko-KR"/>
        </w:rPr>
        <w:lastRenderedPageBreak/>
        <w:drawing>
          <wp:inline distT="0" distB="0" distL="0" distR="0" wp14:anchorId="78DA5113" wp14:editId="68B9F6A1">
            <wp:extent cx="5760720" cy="408432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084320"/>
                    </a:xfrm>
                    <a:prstGeom prst="rect">
                      <a:avLst/>
                    </a:prstGeom>
                    <a:noFill/>
                    <a:ln>
                      <a:noFill/>
                    </a:ln>
                  </pic:spPr>
                </pic:pic>
              </a:graphicData>
            </a:graphic>
          </wp:inline>
        </w:drawing>
      </w:r>
    </w:p>
    <w:p w14:paraId="05330A15" w14:textId="0A703B77" w:rsidR="004C2096" w:rsidRPr="00CA174C" w:rsidRDefault="000A12D1" w:rsidP="004C2096">
      <w:pPr>
        <w:ind w:firstLine="0"/>
        <w:jc w:val="center"/>
        <w:rPr>
          <w:rFonts w:eastAsiaTheme="minorEastAsia" w:cstheme="minorHAnsi"/>
          <w:lang w:eastAsia="ko-KR"/>
        </w:rPr>
      </w:pPr>
      <w:r w:rsidRPr="000A12D1">
        <w:rPr>
          <w:rFonts w:eastAsiaTheme="minorEastAsia" w:cstheme="minorHAnsi"/>
          <w:lang w:eastAsia="ko-KR"/>
        </w:rPr>
        <w:t>Figure 2. Exposure-weighted priority based on LOS deformation and residential population. Darker red indicates a higher relative score. Map by the authors; basemap © OpenStreetMap contributors, ODbL.</w:t>
      </w:r>
    </w:p>
    <w:p w14:paraId="0669C5E9" w14:textId="77777777" w:rsidR="004C2096" w:rsidRPr="00CA174C" w:rsidRDefault="004C2096" w:rsidP="004C2096">
      <w:pPr>
        <w:ind w:firstLine="0"/>
        <w:jc w:val="center"/>
        <w:rPr>
          <w:rFonts w:eastAsiaTheme="minorEastAsia" w:cstheme="minorHAnsi"/>
          <w:b/>
          <w:bCs/>
          <w:lang w:eastAsia="ko-KR"/>
        </w:rPr>
      </w:pPr>
    </w:p>
    <w:p w14:paraId="4766B762" w14:textId="77777777" w:rsidR="00CA174C" w:rsidRPr="00CA174C" w:rsidRDefault="00CA174C" w:rsidP="008B2D92">
      <w:pPr>
        <w:rPr>
          <w:rFonts w:eastAsiaTheme="minorEastAsia" w:cstheme="minorHAnsi"/>
          <w:lang w:eastAsia="ko-KR"/>
        </w:rPr>
      </w:pPr>
      <w:r w:rsidRPr="00CA174C">
        <w:rPr>
          <w:rFonts w:eastAsiaTheme="minorEastAsia" w:cstheme="minorHAnsi"/>
          <w:lang w:eastAsia="ko-KR"/>
        </w:rPr>
        <w:t>The comparison demonstrates that physical deformation and exposure-informed priority can produce different spatial patterns. Because the LOS values in the current dataset varied within a relatively narrow range, the integrated ranking was strongly influenced by population. The results should therefore be interpreted as an exploratory demonstration of heterogeneous data integration rather than as a validated prediction of subsidence risk.</w:t>
      </w:r>
    </w:p>
    <w:p w14:paraId="669EDA68" w14:textId="59BED6BE" w:rsidR="0034469B" w:rsidRPr="00CA174C" w:rsidRDefault="000462CB" w:rsidP="000462CB">
      <w:pPr>
        <w:pStyle w:val="2"/>
        <w:numPr>
          <w:ilvl w:val="0"/>
          <w:numId w:val="14"/>
        </w:numPr>
        <w:rPr>
          <w:rFonts w:cstheme="minorHAnsi"/>
        </w:rPr>
      </w:pPr>
      <w:r w:rsidRPr="00CA174C">
        <w:rPr>
          <w:rFonts w:cstheme="minorHAnsi"/>
        </w:rPr>
        <w:t>DISCUSSION AND CONTRIBUTION TO THE FIELD</w:t>
      </w:r>
    </w:p>
    <w:p w14:paraId="79DC120B" w14:textId="0004EE67" w:rsidR="004D71C2" w:rsidRPr="004D71C2" w:rsidRDefault="004D71C2" w:rsidP="004D71C2">
      <w:pPr>
        <w:rPr>
          <w:rFonts w:cstheme="minorHAnsi"/>
          <w:lang w:val="en-US"/>
        </w:rPr>
      </w:pPr>
      <w:r w:rsidRPr="004D71C2">
        <w:rPr>
          <w:rFonts w:cstheme="minorHAnsi"/>
          <w:lang w:val="en-US"/>
        </w:rPr>
        <w:t>The main contribution is an integrated spatial database that links metro station locations with LOS deformation velocity and residential population estimates. The Shanghai case illustrates how the same station-level records can support two different analytical views: ranking stations by absolute LOS deformation velocity and ranking them using an exposure-weighted score. Their differing spatial patterns demonstrate the analytical value of bringing physical observations and population information into a common queryable structure. However, this comparison does not establish the accuracy of either ranking as a measure of infrastructure risk.</w:t>
      </w:r>
    </w:p>
    <w:p w14:paraId="0AAD34EC" w14:textId="77777777" w:rsidR="004D71C2" w:rsidRPr="004D71C2" w:rsidRDefault="004D71C2" w:rsidP="004D71C2">
      <w:pPr>
        <w:rPr>
          <w:rFonts w:cstheme="minorHAnsi"/>
          <w:lang w:val="en-US"/>
        </w:rPr>
      </w:pPr>
      <w:r w:rsidRPr="004D71C2">
        <w:rPr>
          <w:rFonts w:cstheme="minorHAnsi"/>
          <w:lang w:val="en-US"/>
        </w:rPr>
        <w:t xml:space="preserve">The relevance to Urban AI lies in the preparation and organisation of data that subsequent applications could consume. The database makes station-linked attributes available through SQL, providing a common point of access for further analysis and potential model development. This is a concrete contribution at the data infrastructure stage. Its value is demonstrated here through the </w:t>
      </w:r>
      <w:r w:rsidRPr="004D71C2">
        <w:rPr>
          <w:rFonts w:cstheme="minorHAnsi"/>
          <w:lang w:val="en-US"/>
        </w:rPr>
        <w:lastRenderedPageBreak/>
        <w:t>retrieval and comparison of integrated records; improvements in AI performance, processing efficiency or operational decision outcomes have not been tested.</w:t>
      </w:r>
    </w:p>
    <w:p w14:paraId="6D66FF90" w14:textId="7CCA1A7F" w:rsidR="00E476C5" w:rsidRPr="00E476C5" w:rsidRDefault="00E476C5" w:rsidP="00E476C5">
      <w:pPr>
        <w:rPr>
          <w:rFonts w:cstheme="minorHAnsi"/>
          <w:lang w:val="en-US"/>
        </w:rPr>
      </w:pPr>
      <w:r w:rsidRPr="00E476C5">
        <w:rPr>
          <w:rFonts w:cstheme="minorHAnsi"/>
          <w:lang w:val="en-US"/>
        </w:rPr>
        <w:t>The interpretation of the integrated score requires a distinction between hazard, exposure, vulnerability and risk. LOS deformation velocity describes observed ground movement and provides information relevant to the physical hazard. The WorldPop estimate represents residential population in the grid cell containing each station and serves as a limited proxy for exposure. Neither variable directly measures infrastructure vulnerability or the likelihood and consequences of damage. The exposure-weighted score therefore expresses a relative ranking under the selected formula; it does not estimate failure probability, expected losses or overall infrastructure risk.</w:t>
      </w:r>
    </w:p>
    <w:p w14:paraId="23673066" w14:textId="77777777" w:rsidR="00E476C5" w:rsidRDefault="00E476C5" w:rsidP="00E476C5">
      <w:pPr>
        <w:rPr>
          <w:rFonts w:eastAsiaTheme="minorEastAsia" w:cstheme="minorHAnsi"/>
          <w:lang w:val="en-US" w:eastAsia="ko-KR"/>
        </w:rPr>
      </w:pPr>
      <w:r w:rsidRPr="00E476C5">
        <w:rPr>
          <w:rFonts w:cstheme="minorHAnsi"/>
          <w:lang w:val="en-US"/>
        </w:rPr>
        <w:t>Data provenance is also important for interpreting and reusing the integrated records. Each station-level value should be traceable to its source dataset and version, observation or reference period, spatial reference system, extraction procedure and any treatment of missing values. Retaining this information would help users distinguish changes in the underlying observations from changes introduced by data processing or dataset updates. Further development should make these links explicit so that subsequent analyses can assess whether the combined records are suitable for their intended purpose.</w:t>
      </w:r>
    </w:p>
    <w:p w14:paraId="6F5DC596" w14:textId="77777777" w:rsidR="003C3507" w:rsidRPr="003C3507" w:rsidRDefault="003C3507" w:rsidP="003C3507">
      <w:pPr>
        <w:rPr>
          <w:rFonts w:eastAsiaTheme="minorEastAsia" w:cstheme="minorHAnsi"/>
          <w:lang w:val="en-US" w:eastAsia="ko-KR"/>
        </w:rPr>
      </w:pPr>
      <w:r w:rsidRPr="003C3507">
        <w:rPr>
          <w:rFonts w:eastAsiaTheme="minorEastAsia" w:cstheme="minorHAnsi"/>
          <w:lang w:val="en-US" w:eastAsia="ko-KR"/>
        </w:rPr>
        <w:t>Several limitations constrain the interpretation of the station rankings. First, LOS velocity measures movement along the satellite line of sight and cannot be interpreted directly as vertical subsidence. Using its absolute value also removes directional information. Second, population extracted from a single 100 m grid cell does not represent a station catchment, passenger volume or the number of people exposed to infrastructure failure. Third, the inclusion of planned or under-construction stations alongside operational stations limits the interpretation of the combined ranking for existing transport services.</w:t>
      </w:r>
    </w:p>
    <w:p w14:paraId="7B720FE3" w14:textId="77777777" w:rsidR="003C3507" w:rsidRPr="003C3507" w:rsidRDefault="003C3507" w:rsidP="003C3507">
      <w:pPr>
        <w:rPr>
          <w:rFonts w:eastAsiaTheme="minorEastAsia" w:cstheme="minorHAnsi"/>
          <w:lang w:val="en-US" w:eastAsia="ko-KR"/>
        </w:rPr>
      </w:pPr>
      <w:r w:rsidRPr="003C3507">
        <w:rPr>
          <w:rFonts w:eastAsiaTheme="minorEastAsia" w:cstheme="minorHAnsi"/>
          <w:lang w:val="en-US" w:eastAsia="ko-KR"/>
        </w:rPr>
        <w:t>The exposure-weighted ranking was strongly influenced by population because LOS values varied within a relatively narrow range. The logarithmic transformation reduces the numerical contrast between population values, but does not establish an empirically validated balance between deformation and exposure. The robustness of the ranking requires further assessment using alternative spatial aggregation methods and weighting choices, together with independent observations. Differences in the reference periods, spatial resolutions and uncertainties of the source datasets also need to be assessed before stronger conclusions can be drawn.</w:t>
      </w:r>
    </w:p>
    <w:p w14:paraId="2AB5E562" w14:textId="0D3BB086" w:rsidR="003C3507" w:rsidRPr="00E476C5" w:rsidRDefault="00C8336D" w:rsidP="00E476C5">
      <w:pPr>
        <w:rPr>
          <w:rFonts w:eastAsiaTheme="minorEastAsia" w:cstheme="minorHAnsi" w:hint="eastAsia"/>
          <w:lang w:val="en-US" w:eastAsia="ko-KR"/>
        </w:rPr>
      </w:pPr>
      <w:r w:rsidRPr="00C8336D">
        <w:rPr>
          <w:rFonts w:eastAsiaTheme="minorEastAsia" w:cstheme="minorHAnsi"/>
          <w:lang w:eastAsia="ko-KR"/>
        </w:rPr>
        <w:t>The database could support preliminary screening by allowing users to retrieve and compare station-level deformation and population information. Any use of these results to inform maintenance or planning would require additional evidence and review by relevant engineering professionals.</w:t>
      </w:r>
    </w:p>
    <w:p w14:paraId="0637E46D" w14:textId="7F2D029C" w:rsidR="00D949FB" w:rsidRPr="004D71C2" w:rsidRDefault="004D71C2" w:rsidP="004D71C2">
      <w:pPr>
        <w:rPr>
          <w:rFonts w:eastAsiaTheme="minorEastAsia" w:cstheme="minorHAnsi" w:hint="eastAsia"/>
          <w:lang w:val="en-US" w:eastAsia="ko-KR"/>
        </w:rPr>
      </w:pPr>
      <w:r w:rsidRPr="004D71C2">
        <w:rPr>
          <w:rFonts w:cstheme="minorHAnsi"/>
          <w:lang w:val="en-US"/>
        </w:rPr>
        <w:t xml:space="preserve"> </w:t>
      </w:r>
    </w:p>
    <w:p w14:paraId="053EF28B" w14:textId="38883B90" w:rsidR="00D949FB" w:rsidRPr="00CA174C" w:rsidRDefault="00824BAD" w:rsidP="00824BAD">
      <w:pPr>
        <w:pStyle w:val="2"/>
        <w:numPr>
          <w:ilvl w:val="0"/>
          <w:numId w:val="14"/>
        </w:numPr>
        <w:rPr>
          <w:rFonts w:cstheme="minorHAnsi"/>
        </w:rPr>
      </w:pPr>
      <w:r w:rsidRPr="00CA174C">
        <w:rPr>
          <w:rFonts w:cstheme="minorHAnsi"/>
        </w:rPr>
        <w:t xml:space="preserve">Conclusion </w:t>
      </w:r>
    </w:p>
    <w:p w14:paraId="09BA9DDB" w14:textId="78E53CF6" w:rsidR="00CA174C" w:rsidRPr="00CA174C" w:rsidRDefault="00CA174C" w:rsidP="00CA174C">
      <w:pPr>
        <w:rPr>
          <w:rFonts w:cstheme="minorHAnsi"/>
        </w:rPr>
      </w:pPr>
      <w:r w:rsidRPr="00CA174C">
        <w:rPr>
          <w:rFonts w:cstheme="minorHAnsi"/>
        </w:rPr>
        <w:t xml:space="preserve">This study developed a PostGIS-based workflow for integrating Shanghai Metro station locations, LiCSAR LOS deformation velocity, and WorldPop residential population estimates. The comparison showed that stations with relatively high physical deformation were concentrated mainly in eastern, coastal, and outer areas, whereas exposure-weighted priorities shifted toward densely populated central Shanghai. This </w:t>
      </w:r>
      <w:r w:rsidR="000A12D1">
        <w:rPr>
          <w:rFonts w:eastAsiaTheme="minorEastAsia" w:cstheme="minorHAnsi" w:hint="eastAsia"/>
          <w:lang w:eastAsia="ko-KR"/>
        </w:rPr>
        <w:t xml:space="preserve">illustrates </w:t>
      </w:r>
      <w:r w:rsidRPr="00CA174C">
        <w:rPr>
          <w:rFonts w:cstheme="minorHAnsi"/>
        </w:rPr>
        <w:t>that physical deformation and population exposure can produce different spatial priorities for urban infrastructure management.</w:t>
      </w:r>
    </w:p>
    <w:p w14:paraId="3A541D89" w14:textId="68FDF112" w:rsidR="002E16F5" w:rsidRPr="00CA174C" w:rsidRDefault="004D71C2" w:rsidP="00CA174C">
      <w:pPr>
        <w:rPr>
          <w:rFonts w:eastAsiaTheme="minorEastAsia" w:cstheme="minorHAnsi"/>
          <w:lang w:eastAsia="ko-KR"/>
        </w:rPr>
      </w:pPr>
      <w:r w:rsidRPr="004D71C2">
        <w:rPr>
          <w:rFonts w:cstheme="minorHAnsi"/>
        </w:rPr>
        <w:lastRenderedPageBreak/>
        <w:t>The principal contribution to Urban AI is a queryable geospatial data foundation that connects heterogeneous observations at the station level. The exposure-weighted score illustrates one use of this database and remains an exploratory indicator, particularly because population strongly influenced the ranking. Further work should document and validate the data integration procedures, assess alternative station catchment definitions, distinguish operational status and incorporate passenger flows or other relevant observations. These improvements would strengthen the basis for subsequent AI applications and urban infrastructure analysis.</w:t>
      </w:r>
    </w:p>
    <w:p w14:paraId="43C677B6" w14:textId="6D077927" w:rsidR="00A40C3B" w:rsidRPr="00CA174C" w:rsidRDefault="002E16F5" w:rsidP="00A40C3B">
      <w:pPr>
        <w:pStyle w:val="2"/>
        <w:rPr>
          <w:rFonts w:cstheme="minorHAnsi"/>
          <w:lang w:val="en-GB"/>
        </w:rPr>
      </w:pPr>
      <w:r w:rsidRPr="00CA174C">
        <w:rPr>
          <w:rFonts w:cstheme="minorHAnsi"/>
          <w:lang w:val="en-GB"/>
        </w:rPr>
        <w:t xml:space="preserve">ACKNOWLEDGEMENTS </w:t>
      </w:r>
    </w:p>
    <w:p w14:paraId="5B4526A6" w14:textId="16F3B8D1" w:rsidR="00A40C3B" w:rsidRPr="00CA174C" w:rsidRDefault="00CA174C" w:rsidP="00A40C3B">
      <w:pPr>
        <w:rPr>
          <w:rFonts w:cstheme="minorHAnsi"/>
          <w:lang w:val="en-GB"/>
        </w:rPr>
      </w:pPr>
      <w:r w:rsidRPr="00CA174C">
        <w:rPr>
          <w:rFonts w:cstheme="minorHAnsi"/>
          <w:lang w:val="en-GB"/>
        </w:rPr>
        <w:t>This work was supported by the Korea Agency for Infrastructure Technology Advancement (KAIA) grant funded by the Ministry of Land, Infrastructure and Transport (Grant RS-2022-00143336)</w:t>
      </w:r>
      <w:r w:rsidR="003F34AD" w:rsidRPr="00CA174C">
        <w:rPr>
          <w:rFonts w:cstheme="minorHAnsi"/>
          <w:lang w:val="en-GB"/>
        </w:rPr>
        <w:t>.</w:t>
      </w:r>
    </w:p>
    <w:p w14:paraId="79D586B9" w14:textId="5077268D" w:rsidR="009C0460" w:rsidRPr="00CA174C" w:rsidRDefault="009C0460" w:rsidP="009C0460">
      <w:pPr>
        <w:pStyle w:val="2"/>
        <w:rPr>
          <w:rFonts w:cstheme="minorHAnsi"/>
          <w:lang w:val="en-GB"/>
        </w:rPr>
      </w:pPr>
      <w:r w:rsidRPr="00CA174C">
        <w:rPr>
          <w:rFonts w:cstheme="minorHAnsi"/>
          <w:lang w:val="en-GB"/>
        </w:rPr>
        <w:t>references</w:t>
      </w:r>
      <w:r w:rsidR="002E16F5" w:rsidRPr="00CA174C">
        <w:rPr>
          <w:rFonts w:cstheme="minorHAnsi"/>
          <w:lang w:val="en-GB"/>
        </w:rPr>
        <w:t xml:space="preserve"> </w:t>
      </w:r>
    </w:p>
    <w:p w14:paraId="246DFEA4" w14:textId="4DF0189B" w:rsidR="00D51D65" w:rsidRPr="00D51D65" w:rsidRDefault="00D51D65" w:rsidP="00D51D65">
      <w:pPr>
        <w:pStyle w:val="References"/>
        <w:rPr>
          <w:rFonts w:cstheme="minorHAnsi"/>
          <w:lang w:val="en-GB"/>
        </w:rPr>
      </w:pPr>
      <w:r w:rsidRPr="00D51D65">
        <w:rPr>
          <w:rFonts w:cstheme="minorHAnsi"/>
          <w:lang w:val="en-GB"/>
        </w:rPr>
        <w:t xml:space="preserve">Chai, L., Xie, X., Wang, C., Tang, G., &amp; Song, Z. (2024). Ground subsidence risk assessment method using PS-InSAR and LightGBM: A case study of Shanghai metro network. International Journal of Digital Earth, 17(1), 2297842. </w:t>
      </w:r>
      <w:hyperlink r:id="rId11" w:history="1">
        <w:r w:rsidRPr="008B2D92">
          <w:rPr>
            <w:rStyle w:val="a5"/>
            <w:rFonts w:cstheme="minorHAnsi"/>
            <w:lang w:val="en-GB"/>
          </w:rPr>
          <w:t>https://doi.org/10.1080/17538947.2023.2297842</w:t>
        </w:r>
      </w:hyperlink>
    </w:p>
    <w:p w14:paraId="530E6C59" w14:textId="7078B1B4" w:rsidR="008B2D92" w:rsidRDefault="00D51D65" w:rsidP="00D51D65">
      <w:pPr>
        <w:pStyle w:val="References"/>
        <w:rPr>
          <w:rFonts w:cstheme="minorHAnsi"/>
          <w:lang w:val="en-GB"/>
        </w:rPr>
      </w:pPr>
      <w:r w:rsidRPr="00D51D65">
        <w:rPr>
          <w:rFonts w:cstheme="minorHAnsi"/>
          <w:lang w:val="en-GB"/>
        </w:rPr>
        <w:t xml:space="preserve">Lazecký, M., Spaans, K., González, P. J., Maghsoudi, Y., Morishita, Y., Albino, F., Elliott, J., Greenall, N., Hatton, E., Hooper, A., Juncu, D., McDougall, A., Walters, R. J., Watson, C. S., Weiss, J. R., &amp; Wright, T. J. (2020). LiCSAR: An automatic InSAR tool for measuring and monitoring tectonic and volcanic activity. Remote Sensing, 12(15), 2430. </w:t>
      </w:r>
      <w:hyperlink r:id="rId12" w:history="1">
        <w:r w:rsidRPr="008B2D92">
          <w:rPr>
            <w:rStyle w:val="a5"/>
            <w:rFonts w:cstheme="minorHAnsi"/>
            <w:lang w:val="en-GB"/>
          </w:rPr>
          <w:t>https://doi.org/10.3390/rs12152430</w:t>
        </w:r>
      </w:hyperlink>
    </w:p>
    <w:p w14:paraId="614634FC" w14:textId="77777777" w:rsidR="008B2D92" w:rsidRDefault="008B2D92">
      <w:pPr>
        <w:spacing w:after="160" w:line="259" w:lineRule="auto"/>
        <w:ind w:firstLine="0"/>
        <w:jc w:val="left"/>
        <w:rPr>
          <w:rFonts w:cstheme="minorHAnsi"/>
          <w:noProof/>
          <w:lang w:val="en-GB"/>
        </w:rPr>
      </w:pPr>
      <w:r>
        <w:rPr>
          <w:rFonts w:cstheme="minorHAnsi"/>
          <w:lang w:val="en-GB"/>
        </w:rPr>
        <w:br w:type="page"/>
      </w:r>
    </w:p>
    <w:p w14:paraId="3F09A7D7" w14:textId="77777777" w:rsidR="00D51D65" w:rsidRPr="00D51D65" w:rsidRDefault="00D51D65" w:rsidP="00D51D65">
      <w:pPr>
        <w:pStyle w:val="References"/>
        <w:rPr>
          <w:rFonts w:cstheme="minorHAnsi"/>
          <w:lang w:val="en-GB"/>
        </w:rPr>
      </w:pPr>
    </w:p>
    <w:p w14:paraId="49E7A193" w14:textId="1DDC0F31" w:rsidR="00D51D65" w:rsidRPr="00D51D65" w:rsidRDefault="00D51D65" w:rsidP="00D51D65">
      <w:pPr>
        <w:pStyle w:val="References"/>
        <w:rPr>
          <w:rFonts w:cstheme="minorHAnsi"/>
          <w:lang w:val="en-GB"/>
        </w:rPr>
      </w:pPr>
      <w:r w:rsidRPr="00D51D65">
        <w:rPr>
          <w:rFonts w:cstheme="minorHAnsi"/>
          <w:lang w:val="en-GB"/>
        </w:rPr>
        <w:t xml:space="preserve">OpenStreetMap contributors. (n.d.). OpenStreetMap [Data set]. </w:t>
      </w:r>
      <w:hyperlink r:id="rId13" w:history="1">
        <w:r w:rsidRPr="008B2D92">
          <w:rPr>
            <w:rStyle w:val="a5"/>
            <w:rFonts w:cstheme="minorHAnsi"/>
            <w:lang w:val="en-GB"/>
          </w:rPr>
          <w:t>https://www.openstreetmap.org</w:t>
        </w:r>
      </w:hyperlink>
    </w:p>
    <w:p w14:paraId="562E5EFD" w14:textId="56FBD0A1" w:rsidR="00D51D65" w:rsidRPr="00D51D65" w:rsidRDefault="00D51D65" w:rsidP="00D51D65">
      <w:pPr>
        <w:pStyle w:val="References"/>
        <w:rPr>
          <w:rFonts w:cstheme="minorHAnsi"/>
          <w:lang w:val="en-GB"/>
        </w:rPr>
      </w:pPr>
      <w:r w:rsidRPr="00D51D65">
        <w:rPr>
          <w:rFonts w:cstheme="minorHAnsi"/>
          <w:lang w:val="en-GB"/>
        </w:rPr>
        <w:t xml:space="preserve">WorldPop. (2025). Global demographic data: Public release R2025A V1 [Data set documentation]. University of Southampton. </w:t>
      </w:r>
      <w:hyperlink r:id="rId14" w:history="1">
        <w:r w:rsidR="008B2D92" w:rsidRPr="008B2D92">
          <w:rPr>
            <w:rStyle w:val="a5"/>
            <w:rFonts w:cstheme="minorHAnsi"/>
            <w:lang w:val="en-GB"/>
          </w:rPr>
          <w:t>https://hub.worldpop.org/</w:t>
        </w:r>
      </w:hyperlink>
    </w:p>
    <w:p w14:paraId="09DAF87F" w14:textId="789189B0" w:rsidR="00A23229" w:rsidRDefault="00D51D65" w:rsidP="00D51D65">
      <w:pPr>
        <w:pStyle w:val="References"/>
        <w:rPr>
          <w:rStyle w:val="a5"/>
          <w:rFonts w:eastAsiaTheme="minorEastAsia" w:cstheme="minorHAnsi"/>
          <w:lang w:val="en-GB" w:eastAsia="ko-KR"/>
        </w:rPr>
      </w:pPr>
      <w:r w:rsidRPr="00D51D65">
        <w:rPr>
          <w:rFonts w:cstheme="minorHAnsi"/>
          <w:lang w:val="en-GB"/>
        </w:rPr>
        <w:t xml:space="preserve">Zhang, J., Ke, C., Shen, X., Lin, J., &amp; Wang, R. (2023). Monitoring land subsidence along the subways in Shanghai on the basis of time-series InSAR. Remote Sensing, 15(4), 908. </w:t>
      </w:r>
      <w:hyperlink r:id="rId15" w:history="1">
        <w:r w:rsidRPr="008B2D92">
          <w:rPr>
            <w:rStyle w:val="a5"/>
            <w:rFonts w:cstheme="minorHAnsi"/>
            <w:lang w:val="en-GB"/>
          </w:rPr>
          <w:t>https://doi.org/10.3390/rs15040908</w:t>
        </w:r>
      </w:hyperlink>
    </w:p>
    <w:p w14:paraId="1FFACA97" w14:textId="4DC065F8" w:rsidR="001E1ABA" w:rsidRPr="001E1ABA" w:rsidRDefault="001E1ABA" w:rsidP="001E1ABA">
      <w:pPr>
        <w:pStyle w:val="References"/>
        <w:rPr>
          <w:rFonts w:eastAsiaTheme="minorEastAsia" w:cstheme="minorHAnsi"/>
          <w:lang w:val="en-US" w:eastAsia="ko-KR"/>
        </w:rPr>
      </w:pPr>
      <w:r w:rsidRPr="001E1ABA">
        <w:rPr>
          <w:rFonts w:eastAsiaTheme="minorEastAsia" w:cstheme="minorHAnsi"/>
          <w:lang w:val="it-IT" w:eastAsia="ko-KR"/>
        </w:rPr>
        <w:t xml:space="preserve">Corongiu, M., Tucci, G., Santoro, E., &amp; Kourounioti, O. (2018). </w:t>
      </w:r>
      <w:r w:rsidRPr="001E1ABA">
        <w:rPr>
          <w:rFonts w:eastAsiaTheme="minorEastAsia" w:cstheme="minorHAnsi"/>
          <w:lang w:val="en-US" w:eastAsia="ko-KR"/>
        </w:rPr>
        <w:t xml:space="preserve">Data integration of different domains in geo-information management: A railway infrastructure case study. </w:t>
      </w:r>
      <w:r w:rsidRPr="001E1ABA">
        <w:rPr>
          <w:rFonts w:eastAsiaTheme="minorEastAsia" w:cstheme="minorHAnsi"/>
          <w:i/>
          <w:iCs/>
          <w:lang w:val="en-US" w:eastAsia="ko-KR"/>
        </w:rPr>
        <w:t>The International Archives of the Photogrammetry, Remote Sensing and Spatial Information Sciences, XLII-4</w:t>
      </w:r>
      <w:r w:rsidRPr="001E1ABA">
        <w:rPr>
          <w:rFonts w:eastAsiaTheme="minorEastAsia" w:cstheme="minorHAnsi"/>
          <w:lang w:val="en-US" w:eastAsia="ko-KR"/>
        </w:rPr>
        <w:t xml:space="preserve">, 121–127. </w:t>
      </w:r>
      <w:hyperlink r:id="rId16" w:history="1">
        <w:r w:rsidRPr="001E1ABA">
          <w:rPr>
            <w:rStyle w:val="a5"/>
            <w:rFonts w:eastAsiaTheme="minorEastAsia" w:cstheme="minorHAnsi"/>
            <w:lang w:val="en-US" w:eastAsia="ko-KR"/>
          </w:rPr>
          <w:t>https://doi.org/10.5194/isprs-archives-XLII-4-121-2018</w:t>
        </w:r>
      </w:hyperlink>
    </w:p>
    <w:p w14:paraId="7C56812A" w14:textId="5C3E90C5" w:rsidR="001E1ABA" w:rsidRPr="001E1ABA" w:rsidRDefault="001E1ABA" w:rsidP="001E1ABA">
      <w:pPr>
        <w:pStyle w:val="References"/>
        <w:rPr>
          <w:rFonts w:eastAsiaTheme="minorEastAsia" w:cstheme="minorHAnsi" w:hint="eastAsia"/>
          <w:lang w:val="en-GB" w:eastAsia="ko-KR"/>
        </w:rPr>
      </w:pPr>
      <w:r w:rsidRPr="001E1ABA">
        <w:rPr>
          <w:rFonts w:eastAsiaTheme="minorEastAsia" w:cstheme="minorHAnsi"/>
          <w:lang w:val="en-US" w:eastAsia="ko-KR"/>
        </w:rPr>
        <w:t xml:space="preserve">Jeddoub, I., Nys, G.-A., Hajji, R., &amp; Billen, R. (2023). Digital twins for cities: Analyzing the gap between concepts and current implementations with a specific focus on data integration. </w:t>
      </w:r>
      <w:r w:rsidRPr="001E1ABA">
        <w:rPr>
          <w:rFonts w:eastAsiaTheme="minorEastAsia" w:cstheme="minorHAnsi"/>
          <w:i/>
          <w:iCs/>
          <w:lang w:val="en-US" w:eastAsia="ko-KR"/>
        </w:rPr>
        <w:t>International Journal of Applied Earth Observation and Geoinformation, 122</w:t>
      </w:r>
      <w:r w:rsidRPr="001E1ABA">
        <w:rPr>
          <w:rFonts w:eastAsiaTheme="minorEastAsia" w:cstheme="minorHAnsi"/>
          <w:lang w:val="en-US" w:eastAsia="ko-KR"/>
        </w:rPr>
        <w:t xml:space="preserve">, 103440. </w:t>
      </w:r>
      <w:hyperlink r:id="rId17" w:history="1">
        <w:r w:rsidRPr="001E1ABA">
          <w:rPr>
            <w:rStyle w:val="a5"/>
            <w:rFonts w:eastAsiaTheme="minorEastAsia" w:cstheme="minorHAnsi"/>
            <w:lang w:val="en-US" w:eastAsia="ko-KR"/>
          </w:rPr>
          <w:t>https://doi.org/10.1016/j.jag.2023.103440</w:t>
        </w:r>
      </w:hyperlink>
    </w:p>
    <w:sectPr w:rsidR="001E1ABA" w:rsidRPr="001E1ABA" w:rsidSect="00C01DBF">
      <w:headerReference w:type="default" r:id="rId18"/>
      <w:footerReference w:type="default" r:id="rId19"/>
      <w:footerReference w:type="first" r:id="rId20"/>
      <w:pgSz w:w="11906" w:h="16838"/>
      <w:pgMar w:top="1985" w:right="1418" w:bottom="1134" w:left="1418" w:header="851"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85E02" w14:textId="77777777" w:rsidR="003E1031" w:rsidRDefault="003E1031" w:rsidP="00166A88">
      <w:pPr>
        <w:spacing w:line="240" w:lineRule="auto"/>
      </w:pPr>
      <w:r>
        <w:separator/>
      </w:r>
    </w:p>
    <w:p w14:paraId="513B3809" w14:textId="77777777" w:rsidR="003E1031" w:rsidRDefault="003E1031"/>
  </w:endnote>
  <w:endnote w:type="continuationSeparator" w:id="0">
    <w:p w14:paraId="52BC61AE" w14:textId="77777777" w:rsidR="003E1031" w:rsidRDefault="003E1031" w:rsidP="00166A88">
      <w:pPr>
        <w:spacing w:line="240" w:lineRule="auto"/>
      </w:pPr>
      <w:r>
        <w:continuationSeparator/>
      </w:r>
    </w:p>
    <w:p w14:paraId="1FFC2AE0" w14:textId="77777777" w:rsidR="003E1031" w:rsidRDefault="003E10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84DA" w14:textId="0B06C70E" w:rsidR="00AD29D6" w:rsidRPr="00BA70D7" w:rsidRDefault="00166A88" w:rsidP="00BA70D7">
    <w:pPr>
      <w:pStyle w:val="a4"/>
      <w:jc w:val="right"/>
      <w:rPr>
        <w:rFonts w:ascii="Calibri" w:hAnsi="Calibri" w:cs="Calibri"/>
        <w:sz w:val="18"/>
        <w:szCs w:val="18"/>
        <w:lang w:val="en-US"/>
      </w:rPr>
    </w:pPr>
    <w:r w:rsidRPr="00210437">
      <w:rPr>
        <w:rFonts w:ascii="Calibri" w:hAnsi="Calibri" w:cs="Calibri"/>
        <w:noProof/>
        <w:sz w:val="18"/>
        <w:szCs w:val="18"/>
      </w:rPr>
      <mc:AlternateContent>
        <mc:Choice Requires="wps">
          <w:drawing>
            <wp:anchor distT="0" distB="0" distL="114300" distR="114300" simplePos="0" relativeHeight="251659264" behindDoc="0" locked="0" layoutInCell="1" allowOverlap="1" wp14:anchorId="32AA5767" wp14:editId="53649915">
              <wp:simplePos x="0" y="0"/>
              <wp:positionH relativeFrom="margin">
                <wp:align>left</wp:align>
              </wp:positionH>
              <wp:positionV relativeFrom="paragraph">
                <wp:posOffset>-3175</wp:posOffset>
              </wp:positionV>
              <wp:extent cx="5039995" cy="179705"/>
              <wp:effectExtent l="1905" t="0" r="0"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E7CF80" w14:textId="724E6D96" w:rsidR="00166A88" w:rsidRPr="00166A88" w:rsidRDefault="00166A88" w:rsidP="00BA70D7">
                          <w:pPr>
                            <w:pStyle w:val="a4"/>
                            <w:ind w:firstLine="0"/>
                            <w:jc w:val="left"/>
                            <w:rPr>
                              <w:rFonts w:ascii="Calibri" w:hAnsi="Calibri" w:cs="Calibri"/>
                              <w:color w:val="808080"/>
                              <w:sz w:val="18"/>
                              <w:szCs w:val="18"/>
                            </w:rPr>
                          </w:pPr>
                          <w:r w:rsidRPr="00166A88">
                            <w:rPr>
                              <w:rFonts w:ascii="Calibri" w:hAnsi="Calibri" w:cs="Calibri"/>
                              <w:color w:val="808080"/>
                              <w:sz w:val="18"/>
                              <w:szCs w:val="18"/>
                            </w:rPr>
                            <w:t>APRU 202</w:t>
                          </w:r>
                          <w:r w:rsidR="003E1DFD">
                            <w:rPr>
                              <w:rFonts w:ascii="Calibri" w:hAnsi="Calibri" w:cs="Calibri"/>
                              <w:color w:val="808080"/>
                              <w:sz w:val="18"/>
                              <w:szCs w:val="18"/>
                            </w:rPr>
                            <w:t>6</w:t>
                          </w:r>
                          <w:r w:rsidRPr="00166A88">
                            <w:rPr>
                              <w:rFonts w:ascii="Calibri" w:hAnsi="Calibri" w:cs="Calibri"/>
                              <w:color w:val="808080"/>
                              <w:sz w:val="18"/>
                              <w:szCs w:val="18"/>
                            </w:rPr>
                            <w:t xml:space="preserve"> Sustainable Cities and Landscapes Conference | </w:t>
                          </w:r>
                          <w:r w:rsidRPr="00166A88">
                            <w:rPr>
                              <w:rFonts w:ascii="Calibri" w:hAnsi="Calibri" w:cs="Calibri"/>
                              <w:b/>
                              <w:bCs/>
                              <w:color w:val="808080"/>
                              <w:sz w:val="18"/>
                              <w:szCs w:val="18"/>
                            </w:rPr>
                            <w:t xml:space="preserve">Urban </w:t>
                          </w:r>
                          <w:r w:rsidR="003E1DFD">
                            <w:rPr>
                              <w:rFonts w:ascii="Calibri" w:hAnsi="Calibri" w:cs="Calibri"/>
                              <w:b/>
                              <w:bCs/>
                              <w:color w:val="808080"/>
                              <w:sz w:val="18"/>
                              <w:szCs w:val="18"/>
                            </w:rPr>
                            <w:t>AI</w:t>
                          </w:r>
                          <w:r w:rsidRPr="00166A88">
                            <w:rPr>
                              <w:rFonts w:ascii="Calibri" w:hAnsi="Calibri" w:cs="Calibri"/>
                              <w:b/>
                              <w:bCs/>
                              <w:color w:val="808080"/>
                              <w:sz w:val="18"/>
                              <w:szCs w:val="18"/>
                            </w:rPr>
                            <w:t xml:space="preserve"> Working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A5767" id="_x0000_t202" coordsize="21600,21600" o:spt="202" path="m,l,21600r21600,l21600,xe">
              <v:stroke joinstyle="miter"/>
              <v:path gradientshapeok="t" o:connecttype="rect"/>
            </v:shapetype>
            <v:shape id="Text Box 1" o:spid="_x0000_s1027" type="#_x0000_t202" style="position:absolute;left:0;text-align:left;margin-left:0;margin-top:-.25pt;width:396.85pt;height:14.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" stroked="f">
              <v:textbox inset="0,0,0,0">
                <w:txbxContent>
                  <w:p w14:paraId="4BE7CF80" w14:textId="724E6D96" w:rsidR="00166A88" w:rsidRPr="00166A88" w:rsidRDefault="00166A88" w:rsidP="00BA70D7">
                    <w:pPr>
                      <w:pStyle w:val="a4"/>
                      <w:ind w:firstLine="0"/>
                      <w:jc w:val="left"/>
                      <w:rPr>
                        <w:rFonts w:ascii="Calibri" w:hAnsi="Calibri" w:cs="Calibri"/>
                        <w:color w:val="808080"/>
                        <w:sz w:val="18"/>
                        <w:szCs w:val="18"/>
                      </w:rPr>
                    </w:pPr>
                    <w:r w:rsidRPr="00166A88">
                      <w:rPr>
                        <w:rFonts w:ascii="Calibri" w:hAnsi="Calibri" w:cs="Calibri"/>
                        <w:color w:val="808080"/>
                        <w:sz w:val="18"/>
                        <w:szCs w:val="18"/>
                      </w:rPr>
                      <w:t>APRU 202</w:t>
                    </w:r>
                    <w:r w:rsidR="003E1DFD">
                      <w:rPr>
                        <w:rFonts w:ascii="Calibri" w:hAnsi="Calibri" w:cs="Calibri"/>
                        <w:color w:val="808080"/>
                        <w:sz w:val="18"/>
                        <w:szCs w:val="18"/>
                      </w:rPr>
                      <w:t>6</w:t>
                    </w:r>
                    <w:r w:rsidRPr="00166A88">
                      <w:rPr>
                        <w:rFonts w:ascii="Calibri" w:hAnsi="Calibri" w:cs="Calibri"/>
                        <w:color w:val="808080"/>
                        <w:sz w:val="18"/>
                        <w:szCs w:val="18"/>
                      </w:rPr>
                      <w:t xml:space="preserve"> Sustainable Cities and Landscapes Conference | </w:t>
                    </w:r>
                    <w:r w:rsidRPr="00166A88">
                      <w:rPr>
                        <w:rFonts w:ascii="Calibri" w:hAnsi="Calibri" w:cs="Calibri"/>
                        <w:b/>
                        <w:bCs/>
                        <w:color w:val="808080"/>
                        <w:sz w:val="18"/>
                        <w:szCs w:val="18"/>
                      </w:rPr>
                      <w:t xml:space="preserve">Urban </w:t>
                    </w:r>
                    <w:r w:rsidR="003E1DFD">
                      <w:rPr>
                        <w:rFonts w:ascii="Calibri" w:hAnsi="Calibri" w:cs="Calibri"/>
                        <w:b/>
                        <w:bCs/>
                        <w:color w:val="808080"/>
                        <w:sz w:val="18"/>
                        <w:szCs w:val="18"/>
                      </w:rPr>
                      <w:t>AI</w:t>
                    </w:r>
                    <w:r w:rsidRPr="00166A88">
                      <w:rPr>
                        <w:rFonts w:ascii="Calibri" w:hAnsi="Calibri" w:cs="Calibri"/>
                        <w:b/>
                        <w:bCs/>
                        <w:color w:val="808080"/>
                        <w:sz w:val="18"/>
                        <w:szCs w:val="18"/>
                      </w:rPr>
                      <w:t xml:space="preserve"> Working Group</w:t>
                    </w:r>
                  </w:p>
                </w:txbxContent>
              </v:textbox>
              <w10:wrap anchorx="margin"/>
            </v:shape>
          </w:pict>
        </mc:Fallback>
      </mc:AlternateContent>
    </w:r>
    <w:r w:rsidRPr="00210437">
      <w:rPr>
        <w:rFonts w:ascii="Calibri" w:hAnsi="Calibri" w:cs="Calibri"/>
        <w:sz w:val="18"/>
        <w:szCs w:val="18"/>
      </w:rPr>
      <w:fldChar w:fldCharType="begin"/>
    </w:r>
    <w:r w:rsidRPr="00210437">
      <w:rPr>
        <w:rFonts w:ascii="Calibri" w:hAnsi="Calibri" w:cs="Calibri"/>
        <w:sz w:val="18"/>
        <w:szCs w:val="18"/>
      </w:rPr>
      <w:instrText xml:space="preserve"> PAGE   \* MERGEFORMAT </w:instrText>
    </w:r>
    <w:r w:rsidRPr="00210437">
      <w:rPr>
        <w:rFonts w:ascii="Calibri" w:hAnsi="Calibri" w:cs="Calibri"/>
        <w:sz w:val="18"/>
        <w:szCs w:val="18"/>
      </w:rPr>
      <w:fldChar w:fldCharType="separate"/>
    </w:r>
    <w:r>
      <w:rPr>
        <w:rFonts w:ascii="Calibri" w:hAnsi="Calibri" w:cs="Calibri"/>
        <w:sz w:val="18"/>
        <w:szCs w:val="18"/>
      </w:rPr>
      <w:t>1</w:t>
    </w:r>
    <w:r w:rsidRPr="00210437">
      <w:rPr>
        <w:rFonts w:ascii="Calibri" w:hAnsi="Calibri" w:cs="Calibri"/>
        <w:noProof/>
        <w:sz w:val="18"/>
        <w:szCs w:val="18"/>
      </w:rPr>
      <w:fldChar w:fldCharType="end"/>
    </w:r>
    <w:r>
      <w:rPr>
        <w:rFonts w:ascii="Calibri" w:hAnsi="Calibri" w:cs="Calibri"/>
        <w:sz w:val="18"/>
        <w:szCs w:val="18"/>
        <w:lang w:val="en-US"/>
      </w:rPr>
      <w:t xml:space="preserve"> | </w:t>
    </w:r>
    <w:r>
      <w:rPr>
        <w:rFonts w:ascii="Calibri" w:hAnsi="Calibri" w:cs="Calibri"/>
        <w:sz w:val="18"/>
        <w:szCs w:val="18"/>
        <w:lang w:val="en-US"/>
      </w:rPr>
      <w:fldChar w:fldCharType="begin"/>
    </w:r>
    <w:r>
      <w:rPr>
        <w:rFonts w:ascii="Calibri" w:hAnsi="Calibri" w:cs="Calibri"/>
        <w:sz w:val="18"/>
        <w:szCs w:val="18"/>
        <w:lang w:val="en-US"/>
      </w:rPr>
      <w:instrText xml:space="preserve"> NUMPAGES   \* MERGEFORMAT </w:instrText>
    </w:r>
    <w:r>
      <w:rPr>
        <w:rFonts w:ascii="Calibri" w:hAnsi="Calibri" w:cs="Calibri"/>
        <w:sz w:val="18"/>
        <w:szCs w:val="18"/>
        <w:lang w:val="en-US"/>
      </w:rPr>
      <w:fldChar w:fldCharType="separate"/>
    </w:r>
    <w:r>
      <w:rPr>
        <w:rFonts w:ascii="Calibri" w:hAnsi="Calibri" w:cs="Calibri"/>
        <w:sz w:val="18"/>
        <w:szCs w:val="18"/>
        <w:lang w:val="en-US"/>
      </w:rPr>
      <w:t>4</w:t>
    </w:r>
    <w:r>
      <w:rPr>
        <w:rFonts w:ascii="Calibri" w:hAnsi="Calibri" w:cs="Calibri"/>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19A44" w14:textId="72784548" w:rsidR="00AD29D6" w:rsidRPr="00BA70D7" w:rsidRDefault="00166A88" w:rsidP="00BA70D7">
    <w:pPr>
      <w:pStyle w:val="a4"/>
      <w:jc w:val="right"/>
      <w:rPr>
        <w:rFonts w:ascii="Calibri" w:hAnsi="Calibri" w:cs="Calibri"/>
        <w:sz w:val="18"/>
        <w:szCs w:val="18"/>
        <w:lang w:val="en-US"/>
      </w:rPr>
    </w:pPr>
    <w:r w:rsidRPr="00210437">
      <w:rPr>
        <w:rFonts w:ascii="Calibri" w:hAnsi="Calibri" w:cs="Calibri"/>
        <w:noProof/>
        <w:sz w:val="18"/>
        <w:szCs w:val="18"/>
      </w:rPr>
      <mc:AlternateContent>
        <mc:Choice Requires="wps">
          <w:drawing>
            <wp:anchor distT="0" distB="0" distL="114300" distR="114300" simplePos="0" relativeHeight="251661312" behindDoc="0" locked="0" layoutInCell="1" allowOverlap="1" wp14:anchorId="61D41E82" wp14:editId="33D4916C">
              <wp:simplePos x="0" y="0"/>
              <wp:positionH relativeFrom="margin">
                <wp:align>left</wp:align>
              </wp:positionH>
              <wp:positionV relativeFrom="paragraph">
                <wp:posOffset>-3175</wp:posOffset>
              </wp:positionV>
              <wp:extent cx="5039995" cy="179705"/>
              <wp:effectExtent l="1905" t="0" r="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A34B8D" w14:textId="50C00A0D" w:rsidR="00166A88" w:rsidRPr="00210437" w:rsidRDefault="00166A88" w:rsidP="00BA70D7">
                          <w:pPr>
                            <w:pStyle w:val="a4"/>
                            <w:ind w:firstLine="0"/>
                            <w:rPr>
                              <w:rFonts w:ascii="Calibri" w:hAnsi="Calibri" w:cs="Calibri"/>
                              <w:color w:val="808080"/>
                              <w:sz w:val="18"/>
                              <w:szCs w:val="18"/>
                            </w:rPr>
                          </w:pPr>
                          <w:r w:rsidRPr="00210437">
                            <w:rPr>
                              <w:rFonts w:ascii="Calibri" w:hAnsi="Calibri" w:cs="Calibri"/>
                              <w:color w:val="808080"/>
                              <w:sz w:val="18"/>
                              <w:szCs w:val="18"/>
                            </w:rPr>
                            <w:t xml:space="preserve">APRU </w:t>
                          </w:r>
                          <w:r w:rsidRPr="00210437">
                            <w:rPr>
                              <w:rFonts w:ascii="Calibri" w:hAnsi="Calibri" w:cs="Calibri"/>
                              <w:color w:val="808080"/>
                              <w:sz w:val="18"/>
                              <w:szCs w:val="18"/>
                              <w:lang w:val="en-US"/>
                            </w:rPr>
                            <w:t>202</w:t>
                          </w:r>
                          <w:r w:rsidR="00C971DF">
                            <w:rPr>
                              <w:rFonts w:ascii="Calibri" w:hAnsi="Calibri" w:cs="Calibri"/>
                              <w:color w:val="808080"/>
                              <w:sz w:val="18"/>
                              <w:szCs w:val="18"/>
                              <w:lang w:val="en-US"/>
                            </w:rPr>
                            <w:t>6</w:t>
                          </w:r>
                          <w:r w:rsidRPr="00210437">
                            <w:rPr>
                              <w:rFonts w:ascii="Calibri" w:hAnsi="Calibri" w:cs="Calibri"/>
                              <w:color w:val="808080"/>
                              <w:sz w:val="18"/>
                              <w:szCs w:val="18"/>
                              <w:lang w:val="en-US"/>
                            </w:rPr>
                            <w:t xml:space="preserve"> </w:t>
                          </w:r>
                          <w:r w:rsidRPr="00210437">
                            <w:rPr>
                              <w:rFonts w:ascii="Calibri" w:hAnsi="Calibri" w:cs="Calibri"/>
                              <w:color w:val="808080"/>
                              <w:sz w:val="18"/>
                              <w:szCs w:val="18"/>
                            </w:rPr>
                            <w:t>Sustainable Cities and Landscapes</w:t>
                          </w:r>
                          <w:r w:rsidRPr="00210437">
                            <w:rPr>
                              <w:rFonts w:ascii="Calibri" w:hAnsi="Calibri" w:cs="Calibri"/>
                              <w:color w:val="808080"/>
                              <w:sz w:val="18"/>
                              <w:szCs w:val="18"/>
                              <w:lang w:val="en-US"/>
                            </w:rPr>
                            <w:t xml:space="preserve"> Conference | </w:t>
                          </w:r>
                          <w:r w:rsidR="00C971DF">
                            <w:rPr>
                              <w:rFonts w:ascii="Calibri" w:hAnsi="Calibri" w:cs="Calibri"/>
                              <w:b/>
                              <w:bCs/>
                              <w:color w:val="808080"/>
                              <w:sz w:val="18"/>
                              <w:szCs w:val="18"/>
                              <w:lang w:val="en-US"/>
                            </w:rPr>
                            <w:t>Urban AI</w:t>
                          </w:r>
                          <w:r w:rsidRPr="00210437">
                            <w:rPr>
                              <w:rFonts w:ascii="Calibri" w:hAnsi="Calibri" w:cs="Calibri"/>
                              <w:b/>
                              <w:bCs/>
                              <w:color w:val="808080"/>
                              <w:sz w:val="18"/>
                              <w:szCs w:val="18"/>
                              <w:lang w:val="en-US"/>
                            </w:rPr>
                            <w:t xml:space="preserve"> Working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D41E82" id="_x0000_t202" coordsize="21600,21600" o:spt="202" path="m,l,21600r21600,l21600,xe">
              <v:stroke joinstyle="miter"/>
              <v:path gradientshapeok="t" o:connecttype="rect"/>
            </v:shapetype>
            <v:shape id="Text Box 2" o:spid="_x0000_s1028" type="#_x0000_t202" style="position:absolute;left:0;text-align:left;margin-left:0;margin-top:-.25pt;width:396.85pt;height:14.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" stroked="f">
              <v:textbox inset="0,0,0,0">
                <w:txbxContent>
                  <w:p w14:paraId="21A34B8D" w14:textId="50C00A0D" w:rsidR="00166A88" w:rsidRPr="00210437" w:rsidRDefault="00166A88" w:rsidP="00BA70D7">
                    <w:pPr>
                      <w:pStyle w:val="a4"/>
                      <w:ind w:firstLine="0"/>
                      <w:rPr>
                        <w:rFonts w:ascii="Calibri" w:hAnsi="Calibri" w:cs="Calibri"/>
                        <w:color w:val="808080"/>
                        <w:sz w:val="18"/>
                        <w:szCs w:val="18"/>
                      </w:rPr>
                    </w:pPr>
                    <w:r w:rsidRPr="00210437">
                      <w:rPr>
                        <w:rFonts w:ascii="Calibri" w:hAnsi="Calibri" w:cs="Calibri"/>
                        <w:color w:val="808080"/>
                        <w:sz w:val="18"/>
                        <w:szCs w:val="18"/>
                      </w:rPr>
                      <w:t xml:space="preserve">APRU </w:t>
                    </w:r>
                    <w:r w:rsidRPr="00210437">
                      <w:rPr>
                        <w:rFonts w:ascii="Calibri" w:hAnsi="Calibri" w:cs="Calibri"/>
                        <w:color w:val="808080"/>
                        <w:sz w:val="18"/>
                        <w:szCs w:val="18"/>
                        <w:lang w:val="en-US"/>
                      </w:rPr>
                      <w:t>202</w:t>
                    </w:r>
                    <w:r w:rsidR="00C971DF">
                      <w:rPr>
                        <w:rFonts w:ascii="Calibri" w:hAnsi="Calibri" w:cs="Calibri"/>
                        <w:color w:val="808080"/>
                        <w:sz w:val="18"/>
                        <w:szCs w:val="18"/>
                        <w:lang w:val="en-US"/>
                      </w:rPr>
                      <w:t>6</w:t>
                    </w:r>
                    <w:r w:rsidRPr="00210437">
                      <w:rPr>
                        <w:rFonts w:ascii="Calibri" w:hAnsi="Calibri" w:cs="Calibri"/>
                        <w:color w:val="808080"/>
                        <w:sz w:val="18"/>
                        <w:szCs w:val="18"/>
                        <w:lang w:val="en-US"/>
                      </w:rPr>
                      <w:t xml:space="preserve"> </w:t>
                    </w:r>
                    <w:r w:rsidRPr="00210437">
                      <w:rPr>
                        <w:rFonts w:ascii="Calibri" w:hAnsi="Calibri" w:cs="Calibri"/>
                        <w:color w:val="808080"/>
                        <w:sz w:val="18"/>
                        <w:szCs w:val="18"/>
                      </w:rPr>
                      <w:t>Sustainable Cities and Landscapes</w:t>
                    </w:r>
                    <w:r w:rsidRPr="00210437">
                      <w:rPr>
                        <w:rFonts w:ascii="Calibri" w:hAnsi="Calibri" w:cs="Calibri"/>
                        <w:color w:val="808080"/>
                        <w:sz w:val="18"/>
                        <w:szCs w:val="18"/>
                        <w:lang w:val="en-US"/>
                      </w:rPr>
                      <w:t xml:space="preserve"> Conference | </w:t>
                    </w:r>
                    <w:r w:rsidR="00C971DF">
                      <w:rPr>
                        <w:rFonts w:ascii="Calibri" w:hAnsi="Calibri" w:cs="Calibri"/>
                        <w:b/>
                        <w:bCs/>
                        <w:color w:val="808080"/>
                        <w:sz w:val="18"/>
                        <w:szCs w:val="18"/>
                        <w:lang w:val="en-US"/>
                      </w:rPr>
                      <w:t>Urban AI</w:t>
                    </w:r>
                    <w:r w:rsidRPr="00210437">
                      <w:rPr>
                        <w:rFonts w:ascii="Calibri" w:hAnsi="Calibri" w:cs="Calibri"/>
                        <w:b/>
                        <w:bCs/>
                        <w:color w:val="808080"/>
                        <w:sz w:val="18"/>
                        <w:szCs w:val="18"/>
                        <w:lang w:val="en-US"/>
                      </w:rPr>
                      <w:t xml:space="preserve"> Working Group</w:t>
                    </w:r>
                  </w:p>
                </w:txbxContent>
              </v:textbox>
              <w10:wrap anchorx="margin"/>
            </v:shape>
          </w:pict>
        </mc:Fallback>
      </mc:AlternateContent>
    </w:r>
    <w:r w:rsidRPr="00210437">
      <w:rPr>
        <w:rFonts w:ascii="Calibri" w:hAnsi="Calibri" w:cs="Calibri"/>
        <w:sz w:val="18"/>
        <w:szCs w:val="18"/>
      </w:rPr>
      <w:fldChar w:fldCharType="begin"/>
    </w:r>
    <w:r w:rsidRPr="00210437">
      <w:rPr>
        <w:rFonts w:ascii="Calibri" w:hAnsi="Calibri" w:cs="Calibri"/>
        <w:sz w:val="18"/>
        <w:szCs w:val="18"/>
      </w:rPr>
      <w:instrText xml:space="preserve"> PAGE   \* MERGEFORMAT </w:instrText>
    </w:r>
    <w:r w:rsidRPr="00210437">
      <w:rPr>
        <w:rFonts w:ascii="Calibri" w:hAnsi="Calibri" w:cs="Calibri"/>
        <w:sz w:val="18"/>
        <w:szCs w:val="18"/>
      </w:rPr>
      <w:fldChar w:fldCharType="separate"/>
    </w:r>
    <w:r>
      <w:rPr>
        <w:rFonts w:ascii="Calibri" w:hAnsi="Calibri" w:cs="Calibri"/>
        <w:sz w:val="18"/>
        <w:szCs w:val="18"/>
      </w:rPr>
      <w:t>1</w:t>
    </w:r>
    <w:r w:rsidRPr="00210437">
      <w:rPr>
        <w:rFonts w:ascii="Calibri" w:hAnsi="Calibri" w:cs="Calibri"/>
        <w:noProof/>
        <w:sz w:val="18"/>
        <w:szCs w:val="18"/>
      </w:rPr>
      <w:fldChar w:fldCharType="end"/>
    </w:r>
    <w:r>
      <w:rPr>
        <w:rFonts w:ascii="Calibri" w:hAnsi="Calibri" w:cs="Calibri"/>
        <w:sz w:val="18"/>
        <w:szCs w:val="18"/>
        <w:lang w:val="en-US"/>
      </w:rPr>
      <w:t xml:space="preserve"> | </w:t>
    </w:r>
    <w:r>
      <w:rPr>
        <w:rFonts w:ascii="Calibri" w:hAnsi="Calibri" w:cs="Calibri"/>
        <w:sz w:val="18"/>
        <w:szCs w:val="18"/>
        <w:lang w:val="en-US"/>
      </w:rPr>
      <w:fldChar w:fldCharType="begin"/>
    </w:r>
    <w:r>
      <w:rPr>
        <w:rFonts w:ascii="Calibri" w:hAnsi="Calibri" w:cs="Calibri"/>
        <w:sz w:val="18"/>
        <w:szCs w:val="18"/>
        <w:lang w:val="en-US"/>
      </w:rPr>
      <w:instrText xml:space="preserve"> NUMPAGES   \* MERGEFORMAT </w:instrText>
    </w:r>
    <w:r>
      <w:rPr>
        <w:rFonts w:ascii="Calibri" w:hAnsi="Calibri" w:cs="Calibri"/>
        <w:sz w:val="18"/>
        <w:szCs w:val="18"/>
        <w:lang w:val="en-US"/>
      </w:rPr>
      <w:fldChar w:fldCharType="separate"/>
    </w:r>
    <w:r>
      <w:rPr>
        <w:rFonts w:ascii="Calibri" w:hAnsi="Calibri" w:cs="Calibri"/>
        <w:sz w:val="18"/>
        <w:szCs w:val="18"/>
        <w:lang w:val="en-US"/>
      </w:rPr>
      <w:t>4</w:t>
    </w:r>
    <w:r>
      <w:rPr>
        <w:rFonts w:ascii="Calibri" w:hAnsi="Calibri" w:cs="Calibri"/>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9FF57" w14:textId="77777777" w:rsidR="003E1031" w:rsidRDefault="003E1031" w:rsidP="00166A88">
      <w:pPr>
        <w:spacing w:line="240" w:lineRule="auto"/>
      </w:pPr>
      <w:r>
        <w:separator/>
      </w:r>
    </w:p>
    <w:p w14:paraId="37C5937C" w14:textId="77777777" w:rsidR="003E1031" w:rsidRDefault="003E1031"/>
  </w:footnote>
  <w:footnote w:type="continuationSeparator" w:id="0">
    <w:p w14:paraId="71173F5B" w14:textId="77777777" w:rsidR="003E1031" w:rsidRDefault="003E1031" w:rsidP="00166A88">
      <w:pPr>
        <w:spacing w:line="240" w:lineRule="auto"/>
      </w:pPr>
      <w:r>
        <w:continuationSeparator/>
      </w:r>
    </w:p>
    <w:p w14:paraId="23E66F1C" w14:textId="77777777" w:rsidR="003E1031" w:rsidRDefault="003E10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1DC58" w14:textId="57B1713D" w:rsidR="00BA70D7" w:rsidRDefault="00BA70D7">
    <w:pPr>
      <w:pStyle w:val="a3"/>
      <w:rPr>
        <w:lang w:val="it-IT"/>
      </w:rPr>
    </w:pPr>
    <w:r>
      <w:rPr>
        <w:noProof/>
        <w:lang w:val="it-IT"/>
      </w:rPr>
      <mc:AlternateContent>
        <mc:Choice Requires="wps">
          <w:drawing>
            <wp:anchor distT="0" distB="0" distL="114300" distR="114300" simplePos="0" relativeHeight="251662336" behindDoc="0" locked="0" layoutInCell="1" allowOverlap="1" wp14:anchorId="6176AA81" wp14:editId="7C34BCBF">
              <wp:simplePos x="0" y="0"/>
              <wp:positionH relativeFrom="margin">
                <wp:posOffset>2159000</wp:posOffset>
              </wp:positionH>
              <wp:positionV relativeFrom="paragraph">
                <wp:posOffset>6188</wp:posOffset>
              </wp:positionV>
              <wp:extent cx="3599815" cy="323850"/>
              <wp:effectExtent l="0" t="0" r="635" b="0"/>
              <wp:wrapNone/>
              <wp:docPr id="3" name="Text Box 3"/>
              <wp:cNvGraphicFramePr/>
              <a:graphic xmlns:a="http://schemas.openxmlformats.org/drawingml/2006/main">
                <a:graphicData uri="http://schemas.microsoft.com/office/word/2010/wordprocessingShape">
                  <wps:wsp>
                    <wps:cNvSpPr txBox="1"/>
                    <wps:spPr>
                      <a:xfrm>
                        <a:off x="0" y="0"/>
                        <a:ext cx="359981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620B48" w14:textId="3E83911E" w:rsidR="00BA70D7" w:rsidRPr="00FD6849" w:rsidRDefault="004D71C2" w:rsidP="00BA70D7">
                          <w:pPr>
                            <w:pStyle w:val="a3"/>
                            <w:jc w:val="right"/>
                            <w:rPr>
                              <w:b/>
                              <w:bCs/>
                              <w:lang w:val="en-US"/>
                            </w:rPr>
                          </w:pPr>
                          <w:r w:rsidRPr="004D71C2">
                            <w:rPr>
                              <w:b/>
                              <w:bCs/>
                            </w:rPr>
                            <w:t>Geospatial Data Infrastructure for Urban AI: A PostGIS-Based Exploratory Study of Shanghai Metro Deformation and Population Exposure</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76AA81" id="_x0000_t202" coordsize="21600,21600" o:spt="202" path="m,l,21600r21600,l21600,xe">
              <v:stroke joinstyle="miter"/>
              <v:path gradientshapeok="t" o:connecttype="rect"/>
            </v:shapetype>
            <v:shape id="Text Box 3" o:spid="_x0000_s1026" type="#_x0000_t202" style="position:absolute;left:0;text-align:left;margin-left:170pt;margin-top:.5pt;width:283.4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" stroked="f">
              <v:textbox inset="0,0,0,0">
                <w:txbxContent>
                  <w:p w14:paraId="5D620B48" w14:textId="3E83911E" w:rsidR="00BA70D7" w:rsidRPr="00FD6849" w:rsidRDefault="004D71C2" w:rsidP="00BA70D7">
                    <w:pPr>
                      <w:pStyle w:val="a3"/>
                      <w:jc w:val="right"/>
                      <w:rPr>
                        <w:b/>
                        <w:bCs/>
                        <w:lang w:val="en-US"/>
                      </w:rPr>
                    </w:pPr>
                    <w:r w:rsidRPr="004D71C2">
                      <w:rPr>
                        <w:b/>
                        <w:bCs/>
                      </w:rPr>
                      <w:t>Geospatial Data Infrastructure for Urban AI: A PostGIS-Based Exploratory Study of Shanghai Metro Deformation and Population Exposure</w:t>
                    </w:r>
                  </w:p>
                </w:txbxContent>
              </v:textbox>
              <w10:wrap anchorx="margin"/>
            </v:shape>
          </w:pict>
        </mc:Fallback>
      </mc:AlternateContent>
    </w:r>
    <w:r w:rsidR="00A9214D">
      <w:rPr>
        <w:rFonts w:eastAsiaTheme="minorEastAsia" w:hint="eastAsia"/>
        <w:lang w:val="it-IT" w:eastAsia="ko-KR"/>
      </w:rPr>
      <w:t>Changhyun Lee</w:t>
    </w:r>
  </w:p>
  <w:p w14:paraId="6C13C587" w14:textId="4E5F2182" w:rsidR="00BA70D7" w:rsidRPr="00A9214D" w:rsidRDefault="00A9214D">
    <w:pPr>
      <w:pStyle w:val="a3"/>
      <w:rPr>
        <w:rFonts w:eastAsiaTheme="minorEastAsia"/>
        <w:lang w:val="it-IT" w:eastAsia="ko-KR"/>
      </w:rPr>
    </w:pPr>
    <w:r>
      <w:rPr>
        <w:rFonts w:eastAsiaTheme="minorEastAsia" w:hint="eastAsia"/>
        <w:lang w:val="it-IT" w:eastAsia="ko-KR"/>
      </w:rPr>
      <w:t>Kiyun Yu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A6E71A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69CB9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4620B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37E05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DBAE0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3AAC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7458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DCED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B804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E060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0946DE"/>
    <w:multiLevelType w:val="multilevel"/>
    <w:tmpl w:val="EFFC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D7712"/>
    <w:multiLevelType w:val="hybridMultilevel"/>
    <w:tmpl w:val="F9B2E856"/>
    <w:lvl w:ilvl="0" w:tplc="14090001">
      <w:start w:val="1"/>
      <w:numFmt w:val="bullet"/>
      <w:lvlText w:val=""/>
      <w:lvlJc w:val="left"/>
      <w:pPr>
        <w:ind w:left="720" w:hanging="360"/>
      </w:pPr>
      <w:rPr>
        <w:rFonts w:ascii="Symbol" w:hAnsi="Symbol" w:hint="default"/>
      </w:rPr>
    </w:lvl>
    <w:lvl w:ilvl="1" w:tplc="D4A8C52A">
      <w:numFmt w:val="bullet"/>
      <w:lvlText w:val="•"/>
      <w:lvlJc w:val="left"/>
      <w:pPr>
        <w:ind w:left="1440" w:hanging="360"/>
      </w:pPr>
      <w:rPr>
        <w:rFonts w:ascii="Calibri" w:eastAsia="Times New Roman" w:hAnsi="Calibri" w:cs="Calibri"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61F28A9"/>
    <w:multiLevelType w:val="hybridMultilevel"/>
    <w:tmpl w:val="673CD634"/>
    <w:lvl w:ilvl="0" w:tplc="1632C19E">
      <w:start w:val="1"/>
      <w:numFmt w:val="decimal"/>
      <w:lvlText w:val="%1."/>
      <w:lvlJc w:val="left"/>
      <w:pPr>
        <w:ind w:left="864" w:hanging="360"/>
      </w:pPr>
      <w:rPr>
        <w:rFonts w:hint="default"/>
      </w:rPr>
    </w:lvl>
    <w:lvl w:ilvl="1" w:tplc="14090019" w:tentative="1">
      <w:start w:val="1"/>
      <w:numFmt w:val="lowerLetter"/>
      <w:lvlText w:val="%2."/>
      <w:lvlJc w:val="left"/>
      <w:pPr>
        <w:ind w:left="1584" w:hanging="360"/>
      </w:pPr>
    </w:lvl>
    <w:lvl w:ilvl="2" w:tplc="1409001B" w:tentative="1">
      <w:start w:val="1"/>
      <w:numFmt w:val="lowerRoman"/>
      <w:lvlText w:val="%3."/>
      <w:lvlJc w:val="right"/>
      <w:pPr>
        <w:ind w:left="2304" w:hanging="180"/>
      </w:pPr>
    </w:lvl>
    <w:lvl w:ilvl="3" w:tplc="1409000F" w:tentative="1">
      <w:start w:val="1"/>
      <w:numFmt w:val="decimal"/>
      <w:lvlText w:val="%4."/>
      <w:lvlJc w:val="left"/>
      <w:pPr>
        <w:ind w:left="3024" w:hanging="360"/>
      </w:pPr>
    </w:lvl>
    <w:lvl w:ilvl="4" w:tplc="14090019" w:tentative="1">
      <w:start w:val="1"/>
      <w:numFmt w:val="lowerLetter"/>
      <w:lvlText w:val="%5."/>
      <w:lvlJc w:val="left"/>
      <w:pPr>
        <w:ind w:left="3744" w:hanging="360"/>
      </w:pPr>
    </w:lvl>
    <w:lvl w:ilvl="5" w:tplc="1409001B" w:tentative="1">
      <w:start w:val="1"/>
      <w:numFmt w:val="lowerRoman"/>
      <w:lvlText w:val="%6."/>
      <w:lvlJc w:val="right"/>
      <w:pPr>
        <w:ind w:left="4464" w:hanging="180"/>
      </w:pPr>
    </w:lvl>
    <w:lvl w:ilvl="6" w:tplc="1409000F" w:tentative="1">
      <w:start w:val="1"/>
      <w:numFmt w:val="decimal"/>
      <w:lvlText w:val="%7."/>
      <w:lvlJc w:val="left"/>
      <w:pPr>
        <w:ind w:left="5184" w:hanging="360"/>
      </w:pPr>
    </w:lvl>
    <w:lvl w:ilvl="7" w:tplc="14090019" w:tentative="1">
      <w:start w:val="1"/>
      <w:numFmt w:val="lowerLetter"/>
      <w:lvlText w:val="%8."/>
      <w:lvlJc w:val="left"/>
      <w:pPr>
        <w:ind w:left="5904" w:hanging="360"/>
      </w:pPr>
    </w:lvl>
    <w:lvl w:ilvl="8" w:tplc="1409001B" w:tentative="1">
      <w:start w:val="1"/>
      <w:numFmt w:val="lowerRoman"/>
      <w:lvlText w:val="%9."/>
      <w:lvlJc w:val="right"/>
      <w:pPr>
        <w:ind w:left="6624" w:hanging="180"/>
      </w:pPr>
    </w:lvl>
  </w:abstractNum>
  <w:abstractNum w:abstractNumId="13" w15:restartNumberingAfterBreak="0">
    <w:nsid w:val="741216BB"/>
    <w:multiLevelType w:val="hybridMultilevel"/>
    <w:tmpl w:val="3B9633A2"/>
    <w:lvl w:ilvl="0" w:tplc="9FE25292">
      <w:start w:val="1"/>
      <w:numFmt w:val="decimal"/>
      <w:lvlText w:val="%1."/>
      <w:lvlJc w:val="left"/>
      <w:pPr>
        <w:ind w:left="814" w:hanging="360"/>
      </w:pPr>
      <w:rPr>
        <w:rFonts w:hint="default"/>
      </w:rPr>
    </w:lvl>
    <w:lvl w:ilvl="1" w:tplc="14090019" w:tentative="1">
      <w:start w:val="1"/>
      <w:numFmt w:val="lowerLetter"/>
      <w:lvlText w:val="%2."/>
      <w:lvlJc w:val="left"/>
      <w:pPr>
        <w:ind w:left="1534" w:hanging="360"/>
      </w:pPr>
    </w:lvl>
    <w:lvl w:ilvl="2" w:tplc="1409001B" w:tentative="1">
      <w:start w:val="1"/>
      <w:numFmt w:val="lowerRoman"/>
      <w:lvlText w:val="%3."/>
      <w:lvlJc w:val="right"/>
      <w:pPr>
        <w:ind w:left="2254" w:hanging="180"/>
      </w:pPr>
    </w:lvl>
    <w:lvl w:ilvl="3" w:tplc="1409000F" w:tentative="1">
      <w:start w:val="1"/>
      <w:numFmt w:val="decimal"/>
      <w:lvlText w:val="%4."/>
      <w:lvlJc w:val="left"/>
      <w:pPr>
        <w:ind w:left="2974" w:hanging="360"/>
      </w:pPr>
    </w:lvl>
    <w:lvl w:ilvl="4" w:tplc="14090019" w:tentative="1">
      <w:start w:val="1"/>
      <w:numFmt w:val="lowerLetter"/>
      <w:lvlText w:val="%5."/>
      <w:lvlJc w:val="left"/>
      <w:pPr>
        <w:ind w:left="3694" w:hanging="360"/>
      </w:pPr>
    </w:lvl>
    <w:lvl w:ilvl="5" w:tplc="1409001B" w:tentative="1">
      <w:start w:val="1"/>
      <w:numFmt w:val="lowerRoman"/>
      <w:lvlText w:val="%6."/>
      <w:lvlJc w:val="right"/>
      <w:pPr>
        <w:ind w:left="4414" w:hanging="180"/>
      </w:pPr>
    </w:lvl>
    <w:lvl w:ilvl="6" w:tplc="1409000F" w:tentative="1">
      <w:start w:val="1"/>
      <w:numFmt w:val="decimal"/>
      <w:lvlText w:val="%7."/>
      <w:lvlJc w:val="left"/>
      <w:pPr>
        <w:ind w:left="5134" w:hanging="360"/>
      </w:pPr>
    </w:lvl>
    <w:lvl w:ilvl="7" w:tplc="14090019" w:tentative="1">
      <w:start w:val="1"/>
      <w:numFmt w:val="lowerLetter"/>
      <w:lvlText w:val="%8."/>
      <w:lvlJc w:val="left"/>
      <w:pPr>
        <w:ind w:left="5854" w:hanging="360"/>
      </w:pPr>
    </w:lvl>
    <w:lvl w:ilvl="8" w:tplc="1409001B" w:tentative="1">
      <w:start w:val="1"/>
      <w:numFmt w:val="lowerRoman"/>
      <w:lvlText w:val="%9."/>
      <w:lvlJc w:val="right"/>
      <w:pPr>
        <w:ind w:left="6574" w:hanging="180"/>
      </w:pPr>
    </w:lvl>
  </w:abstractNum>
  <w:num w:numId="1" w16cid:durableId="1817838753">
    <w:abstractNumId w:val="9"/>
  </w:num>
  <w:num w:numId="2" w16cid:durableId="792594523">
    <w:abstractNumId w:val="7"/>
  </w:num>
  <w:num w:numId="3" w16cid:durableId="905991981">
    <w:abstractNumId w:val="6"/>
  </w:num>
  <w:num w:numId="4" w16cid:durableId="1897233109">
    <w:abstractNumId w:val="5"/>
  </w:num>
  <w:num w:numId="5" w16cid:durableId="1516260810">
    <w:abstractNumId w:val="4"/>
  </w:num>
  <w:num w:numId="6" w16cid:durableId="1199391518">
    <w:abstractNumId w:val="8"/>
  </w:num>
  <w:num w:numId="7" w16cid:durableId="1079525751">
    <w:abstractNumId w:val="3"/>
  </w:num>
  <w:num w:numId="8" w16cid:durableId="1369648714">
    <w:abstractNumId w:val="2"/>
  </w:num>
  <w:num w:numId="9" w16cid:durableId="1708484449">
    <w:abstractNumId w:val="1"/>
  </w:num>
  <w:num w:numId="10" w16cid:durableId="748499947">
    <w:abstractNumId w:val="0"/>
  </w:num>
  <w:num w:numId="11" w16cid:durableId="1536504075">
    <w:abstractNumId w:val="10"/>
  </w:num>
  <w:num w:numId="12" w16cid:durableId="2142384106">
    <w:abstractNumId w:val="11"/>
  </w:num>
  <w:num w:numId="13" w16cid:durableId="744693051">
    <w:abstractNumId w:val="12"/>
  </w:num>
  <w:num w:numId="14" w16cid:durableId="84502530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com Lee">
    <w15:presenceInfo w15:providerId="Windows Live" w15:userId="bcf55d0f48f38e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58"/>
    <w:rsid w:val="00013767"/>
    <w:rsid w:val="0003327C"/>
    <w:rsid w:val="000462CB"/>
    <w:rsid w:val="000623D5"/>
    <w:rsid w:val="00071100"/>
    <w:rsid w:val="00082E9E"/>
    <w:rsid w:val="00092E13"/>
    <w:rsid w:val="0009424C"/>
    <w:rsid w:val="000A12D1"/>
    <w:rsid w:val="000A629F"/>
    <w:rsid w:val="000A6DD6"/>
    <w:rsid w:val="000B0D59"/>
    <w:rsid w:val="000D1970"/>
    <w:rsid w:val="000D50EB"/>
    <w:rsid w:val="000E48FB"/>
    <w:rsid w:val="00107460"/>
    <w:rsid w:val="0013615D"/>
    <w:rsid w:val="001463C7"/>
    <w:rsid w:val="00163602"/>
    <w:rsid w:val="00166A88"/>
    <w:rsid w:val="001A0C9F"/>
    <w:rsid w:val="001D5F26"/>
    <w:rsid w:val="001E0C10"/>
    <w:rsid w:val="001E1ABA"/>
    <w:rsid w:val="001E3F1D"/>
    <w:rsid w:val="001E7314"/>
    <w:rsid w:val="00237413"/>
    <w:rsid w:val="00251B1B"/>
    <w:rsid w:val="00271DEE"/>
    <w:rsid w:val="0029527E"/>
    <w:rsid w:val="002A37C6"/>
    <w:rsid w:val="002A5674"/>
    <w:rsid w:val="002C1290"/>
    <w:rsid w:val="002D59A3"/>
    <w:rsid w:val="002E16F5"/>
    <w:rsid w:val="002F37DB"/>
    <w:rsid w:val="00312A69"/>
    <w:rsid w:val="003413D2"/>
    <w:rsid w:val="003426DC"/>
    <w:rsid w:val="0034469B"/>
    <w:rsid w:val="00347AF4"/>
    <w:rsid w:val="00352A2C"/>
    <w:rsid w:val="00353ACB"/>
    <w:rsid w:val="00374EB1"/>
    <w:rsid w:val="00396713"/>
    <w:rsid w:val="0039675A"/>
    <w:rsid w:val="003C3507"/>
    <w:rsid w:val="003E1031"/>
    <w:rsid w:val="003E1DFD"/>
    <w:rsid w:val="003E5BFC"/>
    <w:rsid w:val="003F34AD"/>
    <w:rsid w:val="003F3BDE"/>
    <w:rsid w:val="00400E5A"/>
    <w:rsid w:val="00403593"/>
    <w:rsid w:val="00420EB6"/>
    <w:rsid w:val="004558CC"/>
    <w:rsid w:val="004A0A06"/>
    <w:rsid w:val="004B64F9"/>
    <w:rsid w:val="004C2096"/>
    <w:rsid w:val="004D71C2"/>
    <w:rsid w:val="005177AF"/>
    <w:rsid w:val="00582221"/>
    <w:rsid w:val="00585BA7"/>
    <w:rsid w:val="005A7358"/>
    <w:rsid w:val="005C3F09"/>
    <w:rsid w:val="005C550F"/>
    <w:rsid w:val="0060030B"/>
    <w:rsid w:val="00673025"/>
    <w:rsid w:val="00677F49"/>
    <w:rsid w:val="006B0AA6"/>
    <w:rsid w:val="006D6099"/>
    <w:rsid w:val="006F415E"/>
    <w:rsid w:val="007138F1"/>
    <w:rsid w:val="00754C1A"/>
    <w:rsid w:val="0076690B"/>
    <w:rsid w:val="00791FB7"/>
    <w:rsid w:val="00792C30"/>
    <w:rsid w:val="007C6B45"/>
    <w:rsid w:val="007F5E31"/>
    <w:rsid w:val="00824BAD"/>
    <w:rsid w:val="00825931"/>
    <w:rsid w:val="00840F4E"/>
    <w:rsid w:val="0087761C"/>
    <w:rsid w:val="008844F6"/>
    <w:rsid w:val="008B2D92"/>
    <w:rsid w:val="008C20C6"/>
    <w:rsid w:val="008E38A6"/>
    <w:rsid w:val="009263F1"/>
    <w:rsid w:val="00931929"/>
    <w:rsid w:val="00953F85"/>
    <w:rsid w:val="00960597"/>
    <w:rsid w:val="009B1143"/>
    <w:rsid w:val="009C0460"/>
    <w:rsid w:val="009C655C"/>
    <w:rsid w:val="009D1A76"/>
    <w:rsid w:val="009F7239"/>
    <w:rsid w:val="00A064DA"/>
    <w:rsid w:val="00A23229"/>
    <w:rsid w:val="00A40C3B"/>
    <w:rsid w:val="00A45416"/>
    <w:rsid w:val="00A55EC0"/>
    <w:rsid w:val="00A73D77"/>
    <w:rsid w:val="00A9214D"/>
    <w:rsid w:val="00AA265D"/>
    <w:rsid w:val="00AC06F9"/>
    <w:rsid w:val="00AC675D"/>
    <w:rsid w:val="00AD29D6"/>
    <w:rsid w:val="00AE0402"/>
    <w:rsid w:val="00AE59E2"/>
    <w:rsid w:val="00AF461A"/>
    <w:rsid w:val="00AF4FDB"/>
    <w:rsid w:val="00B324CB"/>
    <w:rsid w:val="00B478CB"/>
    <w:rsid w:val="00B548E8"/>
    <w:rsid w:val="00B65CC5"/>
    <w:rsid w:val="00B767FE"/>
    <w:rsid w:val="00B82446"/>
    <w:rsid w:val="00BA70D7"/>
    <w:rsid w:val="00BC7184"/>
    <w:rsid w:val="00BD79B3"/>
    <w:rsid w:val="00C01501"/>
    <w:rsid w:val="00C0193E"/>
    <w:rsid w:val="00C01DBF"/>
    <w:rsid w:val="00C10C3C"/>
    <w:rsid w:val="00C8336D"/>
    <w:rsid w:val="00C971DF"/>
    <w:rsid w:val="00C97CB0"/>
    <w:rsid w:val="00CA174C"/>
    <w:rsid w:val="00CA4F5A"/>
    <w:rsid w:val="00D00373"/>
    <w:rsid w:val="00D0216B"/>
    <w:rsid w:val="00D12926"/>
    <w:rsid w:val="00D215D8"/>
    <w:rsid w:val="00D25571"/>
    <w:rsid w:val="00D26A3D"/>
    <w:rsid w:val="00D35108"/>
    <w:rsid w:val="00D4044C"/>
    <w:rsid w:val="00D41A3A"/>
    <w:rsid w:val="00D47DD1"/>
    <w:rsid w:val="00D51D65"/>
    <w:rsid w:val="00D52C2C"/>
    <w:rsid w:val="00D53A7E"/>
    <w:rsid w:val="00D949FB"/>
    <w:rsid w:val="00DC417B"/>
    <w:rsid w:val="00DD2D03"/>
    <w:rsid w:val="00DE5DEC"/>
    <w:rsid w:val="00DE73C5"/>
    <w:rsid w:val="00E03853"/>
    <w:rsid w:val="00E1631B"/>
    <w:rsid w:val="00E476C5"/>
    <w:rsid w:val="00E72011"/>
    <w:rsid w:val="00E75135"/>
    <w:rsid w:val="00E879E7"/>
    <w:rsid w:val="00F07748"/>
    <w:rsid w:val="00F55C5D"/>
    <w:rsid w:val="00F75533"/>
    <w:rsid w:val="00F77E59"/>
    <w:rsid w:val="00F872BB"/>
    <w:rsid w:val="00FC3C5B"/>
    <w:rsid w:val="00FC48C2"/>
    <w:rsid w:val="00FD4C84"/>
    <w:rsid w:val="00FD6849"/>
    <w:rsid w:val="00FE0408"/>
    <w:rsid w:val="00FE0BCA"/>
    <w:rsid w:val="00FF28E0"/>
    <w:rsid w:val="00FF3145"/>
  </w:rsids>
  <m:mathPr>
    <m:mathFont m:val="Cambria Math"/>
    <m:brkBin m:val="before"/>
    <m:brkBinSub m:val="--"/>
    <m:smallFrac m:val="0"/>
    <m:dispDef/>
    <m:lMargin m:val="0"/>
    <m:rMargin m:val="0"/>
    <m:defJc m:val="centerGroup"/>
    <m:wrapIndent m:val="1440"/>
    <m:intLim m:val="subSup"/>
    <m:naryLim m:val="undOvr"/>
  </m:mathPr>
  <w:themeFontLang w:val="en-NZ"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DAA36"/>
  <w15:chartTrackingRefBased/>
  <w15:docId w15:val="{741DC14E-495B-4246-8AD6-8BD929A1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1A76"/>
    <w:pPr>
      <w:spacing w:after="0" w:line="276" w:lineRule="auto"/>
      <w:ind w:firstLine="454"/>
      <w:jc w:val="both"/>
    </w:pPr>
    <w:rPr>
      <w:rFonts w:eastAsia="Times New Roman" w:cs="Times New Roman"/>
      <w:szCs w:val="24"/>
      <w:lang w:eastAsia="ru-RU"/>
    </w:rPr>
  </w:style>
  <w:style w:type="paragraph" w:styleId="1">
    <w:name w:val="heading 1"/>
    <w:basedOn w:val="a"/>
    <w:next w:val="a"/>
    <w:link w:val="1Char"/>
    <w:uiPriority w:val="9"/>
    <w:qFormat/>
    <w:rsid w:val="00166A88"/>
    <w:pPr>
      <w:spacing w:after="480"/>
      <w:ind w:firstLine="0"/>
      <w:outlineLvl w:val="0"/>
    </w:pPr>
    <w:rPr>
      <w:rFonts w:ascii="Calibri" w:hAnsi="Calibri" w:cs="Calibri"/>
      <w:b/>
      <w:sz w:val="32"/>
      <w:szCs w:val="32"/>
    </w:rPr>
  </w:style>
  <w:style w:type="paragraph" w:styleId="2">
    <w:name w:val="heading 2"/>
    <w:basedOn w:val="a"/>
    <w:next w:val="a"/>
    <w:link w:val="2Char"/>
    <w:uiPriority w:val="9"/>
    <w:unhideWhenUsed/>
    <w:qFormat/>
    <w:rsid w:val="00C01DBF"/>
    <w:pPr>
      <w:keepNext/>
      <w:keepLines/>
      <w:spacing w:before="360" w:after="120"/>
      <w:outlineLvl w:val="1"/>
    </w:pPr>
    <w:rPr>
      <w:rFonts w:eastAsiaTheme="majorEastAsia" w:cstheme="majorBidi"/>
      <w:b/>
      <w:caps/>
      <w:szCs w:val="26"/>
    </w:rPr>
  </w:style>
  <w:style w:type="paragraph" w:styleId="4">
    <w:name w:val="heading 4"/>
    <w:basedOn w:val="a"/>
    <w:next w:val="a"/>
    <w:link w:val="4Char"/>
    <w:uiPriority w:val="9"/>
    <w:semiHidden/>
    <w:unhideWhenUsed/>
    <w:qFormat/>
    <w:rsid w:val="003F3BD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A70D7"/>
    <w:pPr>
      <w:tabs>
        <w:tab w:val="center" w:pos="4513"/>
        <w:tab w:val="right" w:pos="9026"/>
      </w:tabs>
      <w:spacing w:line="240" w:lineRule="auto"/>
      <w:ind w:firstLine="0"/>
    </w:pPr>
    <w:rPr>
      <w:color w:val="808080" w:themeColor="background1" w:themeShade="80"/>
      <w:sz w:val="20"/>
    </w:rPr>
  </w:style>
  <w:style w:type="character" w:customStyle="1" w:styleId="Char">
    <w:name w:val="머리글 Char"/>
    <w:basedOn w:val="a0"/>
    <w:link w:val="a3"/>
    <w:uiPriority w:val="99"/>
    <w:rsid w:val="00BA70D7"/>
    <w:rPr>
      <w:rFonts w:eastAsia="Times New Roman" w:cs="Times New Roman"/>
      <w:color w:val="808080" w:themeColor="background1" w:themeShade="80"/>
      <w:sz w:val="20"/>
      <w:szCs w:val="24"/>
      <w:lang w:val="ru-RU" w:eastAsia="ru-RU"/>
    </w:rPr>
  </w:style>
  <w:style w:type="paragraph" w:styleId="a4">
    <w:name w:val="footer"/>
    <w:basedOn w:val="a"/>
    <w:link w:val="Char0"/>
    <w:uiPriority w:val="99"/>
    <w:unhideWhenUsed/>
    <w:rsid w:val="00BA70D7"/>
    <w:pPr>
      <w:tabs>
        <w:tab w:val="center" w:pos="4513"/>
        <w:tab w:val="right" w:pos="9026"/>
      </w:tabs>
      <w:spacing w:line="240" w:lineRule="auto"/>
    </w:pPr>
    <w:rPr>
      <w:color w:val="808080" w:themeColor="background1" w:themeShade="80"/>
      <w:sz w:val="20"/>
    </w:rPr>
  </w:style>
  <w:style w:type="character" w:customStyle="1" w:styleId="Char0">
    <w:name w:val="바닥글 Char"/>
    <w:basedOn w:val="a0"/>
    <w:link w:val="a4"/>
    <w:uiPriority w:val="99"/>
    <w:rsid w:val="00BA70D7"/>
    <w:rPr>
      <w:rFonts w:eastAsia="Times New Roman" w:cs="Times New Roman"/>
      <w:color w:val="808080" w:themeColor="background1" w:themeShade="80"/>
      <w:sz w:val="20"/>
      <w:szCs w:val="24"/>
      <w:lang w:val="ru-RU" w:eastAsia="ru-RU"/>
    </w:rPr>
  </w:style>
  <w:style w:type="character" w:styleId="a5">
    <w:name w:val="Hyperlink"/>
    <w:uiPriority w:val="99"/>
    <w:rsid w:val="00166A88"/>
    <w:rPr>
      <w:rFonts w:cs="Times New Roman"/>
      <w:color w:val="0000FF"/>
      <w:u w:val="single"/>
    </w:rPr>
  </w:style>
  <w:style w:type="character" w:customStyle="1" w:styleId="hps">
    <w:name w:val="hps"/>
    <w:uiPriority w:val="99"/>
    <w:rsid w:val="00166A88"/>
    <w:rPr>
      <w:rFonts w:cs="Times New Roman"/>
    </w:rPr>
  </w:style>
  <w:style w:type="character" w:styleId="a6">
    <w:name w:val="Strong"/>
    <w:uiPriority w:val="99"/>
    <w:qFormat/>
    <w:rsid w:val="00166A88"/>
    <w:rPr>
      <w:rFonts w:cs="Times New Roman"/>
      <w:b/>
      <w:bCs/>
    </w:rPr>
  </w:style>
  <w:style w:type="paragraph" w:customStyle="1" w:styleId="Figure">
    <w:name w:val="Figure"/>
    <w:basedOn w:val="a"/>
    <w:qFormat/>
    <w:rsid w:val="002E16F5"/>
    <w:pPr>
      <w:spacing w:before="360"/>
      <w:jc w:val="center"/>
    </w:pPr>
    <w:rPr>
      <w:rFonts w:ascii="Calibri" w:hAnsi="Calibri" w:cs="Calibri"/>
      <w:noProof/>
    </w:rPr>
  </w:style>
  <w:style w:type="paragraph" w:styleId="a7">
    <w:name w:val="caption"/>
    <w:basedOn w:val="a"/>
    <w:next w:val="a"/>
    <w:uiPriority w:val="35"/>
    <w:unhideWhenUsed/>
    <w:qFormat/>
    <w:rsid w:val="002E16F5"/>
    <w:pPr>
      <w:spacing w:before="360" w:after="120"/>
      <w:ind w:firstLine="0"/>
    </w:pPr>
    <w:rPr>
      <w:iCs/>
      <w:sz w:val="20"/>
      <w:szCs w:val="18"/>
    </w:rPr>
  </w:style>
  <w:style w:type="character" w:customStyle="1" w:styleId="1Char">
    <w:name w:val="제목 1 Char"/>
    <w:basedOn w:val="a0"/>
    <w:link w:val="1"/>
    <w:uiPriority w:val="9"/>
    <w:rsid w:val="00166A88"/>
    <w:rPr>
      <w:rFonts w:ascii="Calibri" w:eastAsia="Times New Roman" w:hAnsi="Calibri" w:cs="Calibri"/>
      <w:b/>
      <w:sz w:val="32"/>
      <w:szCs w:val="32"/>
      <w:lang w:eastAsia="ru-RU"/>
    </w:rPr>
  </w:style>
  <w:style w:type="paragraph" w:customStyle="1" w:styleId="Authors">
    <w:name w:val="Authors"/>
    <w:basedOn w:val="a"/>
    <w:qFormat/>
    <w:rsid w:val="009D1A76"/>
    <w:pPr>
      <w:widowControl w:val="0"/>
      <w:autoSpaceDE w:val="0"/>
      <w:autoSpaceDN w:val="0"/>
      <w:spacing w:before="120" w:after="240"/>
      <w:ind w:firstLine="0"/>
    </w:pPr>
    <w:rPr>
      <w:rFonts w:ascii="Calibri" w:eastAsia="맑은 고딕" w:hAnsi="Calibri" w:cs="Calibri"/>
      <w:b/>
      <w:bCs/>
      <w:kern w:val="2"/>
      <w:lang w:val="it-IT" w:eastAsia="ko-KR"/>
    </w:rPr>
  </w:style>
  <w:style w:type="paragraph" w:customStyle="1" w:styleId="Affiliation">
    <w:name w:val="Affiliation"/>
    <w:basedOn w:val="a"/>
    <w:qFormat/>
    <w:rsid w:val="007138F1"/>
    <w:pPr>
      <w:widowControl w:val="0"/>
      <w:autoSpaceDE w:val="0"/>
      <w:autoSpaceDN w:val="0"/>
      <w:ind w:firstLine="0"/>
    </w:pPr>
    <w:rPr>
      <w:rFonts w:ascii="Calibri" w:eastAsia="맑은 고딕" w:hAnsi="Calibri" w:cs="Calibri"/>
      <w:kern w:val="2"/>
      <w:sz w:val="20"/>
      <w:szCs w:val="20"/>
      <w:lang w:eastAsia="ko-KR"/>
    </w:rPr>
  </w:style>
  <w:style w:type="character" w:customStyle="1" w:styleId="2Char">
    <w:name w:val="제목 2 Char"/>
    <w:basedOn w:val="a0"/>
    <w:link w:val="2"/>
    <w:uiPriority w:val="9"/>
    <w:rsid w:val="00C01DBF"/>
    <w:rPr>
      <w:rFonts w:eastAsiaTheme="majorEastAsia" w:cstheme="majorBidi"/>
      <w:b/>
      <w:caps/>
      <w:szCs w:val="26"/>
      <w:lang w:val="ru-RU" w:eastAsia="ru-RU"/>
    </w:rPr>
  </w:style>
  <w:style w:type="paragraph" w:customStyle="1" w:styleId="References">
    <w:name w:val="References"/>
    <w:basedOn w:val="a"/>
    <w:qFormat/>
    <w:rsid w:val="00A23229"/>
    <w:pPr>
      <w:widowControl w:val="0"/>
      <w:autoSpaceDE w:val="0"/>
      <w:autoSpaceDN w:val="0"/>
      <w:adjustRightInd w:val="0"/>
      <w:ind w:left="454" w:hanging="454"/>
    </w:pPr>
    <w:rPr>
      <w:rFonts w:cs="Arial"/>
      <w:noProof/>
    </w:rPr>
  </w:style>
  <w:style w:type="paragraph" w:customStyle="1" w:styleId="Keywords">
    <w:name w:val="Keywords"/>
    <w:basedOn w:val="a"/>
    <w:qFormat/>
    <w:rsid w:val="009D1A76"/>
    <w:pPr>
      <w:spacing w:before="720" w:after="360"/>
    </w:pPr>
    <w:rPr>
      <w:rFonts w:ascii="Calibri" w:hAnsi="Calibri" w:cs="Calibri"/>
      <w:i/>
      <w:szCs w:val="22"/>
    </w:rPr>
  </w:style>
  <w:style w:type="paragraph" w:styleId="a8">
    <w:name w:val="footnote text"/>
    <w:basedOn w:val="a"/>
    <w:link w:val="Char1"/>
    <w:uiPriority w:val="99"/>
    <w:semiHidden/>
    <w:unhideWhenUsed/>
    <w:rsid w:val="009D1A76"/>
    <w:pPr>
      <w:spacing w:line="240" w:lineRule="auto"/>
    </w:pPr>
    <w:rPr>
      <w:sz w:val="16"/>
      <w:szCs w:val="20"/>
    </w:rPr>
  </w:style>
  <w:style w:type="character" w:customStyle="1" w:styleId="Char1">
    <w:name w:val="각주 텍스트 Char"/>
    <w:basedOn w:val="a0"/>
    <w:link w:val="a8"/>
    <w:uiPriority w:val="99"/>
    <w:semiHidden/>
    <w:rsid w:val="009D1A76"/>
    <w:rPr>
      <w:rFonts w:eastAsia="Times New Roman" w:cs="Times New Roman"/>
      <w:sz w:val="16"/>
      <w:szCs w:val="20"/>
      <w:lang w:eastAsia="ru-RU"/>
    </w:rPr>
  </w:style>
  <w:style w:type="character" w:styleId="a9">
    <w:name w:val="footnote reference"/>
    <w:basedOn w:val="a0"/>
    <w:uiPriority w:val="99"/>
    <w:semiHidden/>
    <w:unhideWhenUsed/>
    <w:rsid w:val="009D1A76"/>
    <w:rPr>
      <w:vertAlign w:val="superscript"/>
    </w:rPr>
  </w:style>
  <w:style w:type="paragraph" w:customStyle="1" w:styleId="TableTitle">
    <w:name w:val="Table_Title"/>
    <w:basedOn w:val="a"/>
    <w:qFormat/>
    <w:rsid w:val="009D1A76"/>
    <w:pPr>
      <w:suppressAutoHyphens/>
      <w:ind w:firstLine="0"/>
      <w:jc w:val="left"/>
    </w:pPr>
    <w:rPr>
      <w:rFonts w:ascii="Calibri" w:eastAsia="맑은 고딕" w:hAnsi="Calibri" w:cs="Calibri"/>
      <w:b/>
    </w:rPr>
  </w:style>
  <w:style w:type="paragraph" w:customStyle="1" w:styleId="TableText">
    <w:name w:val="Table_Text"/>
    <w:basedOn w:val="a"/>
    <w:qFormat/>
    <w:rsid w:val="002E16F5"/>
    <w:pPr>
      <w:suppressAutoHyphens/>
      <w:ind w:firstLine="0"/>
      <w:jc w:val="left"/>
    </w:pPr>
    <w:rPr>
      <w:rFonts w:eastAsia="맑은 고딕" w:cs="Calibri"/>
    </w:rPr>
  </w:style>
  <w:style w:type="paragraph" w:customStyle="1" w:styleId="TableCaption">
    <w:name w:val="Table_Caption"/>
    <w:basedOn w:val="a7"/>
    <w:qFormat/>
    <w:rsid w:val="002E16F5"/>
    <w:pPr>
      <w:keepNext/>
    </w:pPr>
  </w:style>
  <w:style w:type="table" w:styleId="aa">
    <w:name w:val="Table Grid"/>
    <w:basedOn w:val="a1"/>
    <w:uiPriority w:val="39"/>
    <w:rsid w:val="002E1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_Caption"/>
    <w:basedOn w:val="a7"/>
    <w:qFormat/>
    <w:rsid w:val="002E16F5"/>
    <w:pPr>
      <w:spacing w:before="120" w:after="360"/>
    </w:pPr>
  </w:style>
  <w:style w:type="character" w:styleId="ab">
    <w:name w:val="Unresolved Mention"/>
    <w:basedOn w:val="a0"/>
    <w:uiPriority w:val="99"/>
    <w:semiHidden/>
    <w:unhideWhenUsed/>
    <w:rsid w:val="002E16F5"/>
    <w:rPr>
      <w:color w:val="605E5C"/>
      <w:shd w:val="clear" w:color="auto" w:fill="E1DFDD"/>
    </w:rPr>
  </w:style>
  <w:style w:type="character" w:styleId="ac">
    <w:name w:val="annotation reference"/>
    <w:basedOn w:val="a0"/>
    <w:uiPriority w:val="99"/>
    <w:semiHidden/>
    <w:unhideWhenUsed/>
    <w:rsid w:val="00E72011"/>
    <w:rPr>
      <w:sz w:val="16"/>
      <w:szCs w:val="16"/>
    </w:rPr>
  </w:style>
  <w:style w:type="paragraph" w:styleId="ad">
    <w:name w:val="annotation text"/>
    <w:basedOn w:val="a"/>
    <w:link w:val="Char2"/>
    <w:uiPriority w:val="99"/>
    <w:unhideWhenUsed/>
    <w:rsid w:val="00E72011"/>
    <w:pPr>
      <w:spacing w:line="240" w:lineRule="auto"/>
    </w:pPr>
    <w:rPr>
      <w:sz w:val="20"/>
      <w:szCs w:val="20"/>
    </w:rPr>
  </w:style>
  <w:style w:type="character" w:customStyle="1" w:styleId="Char2">
    <w:name w:val="메모 텍스트 Char"/>
    <w:basedOn w:val="a0"/>
    <w:link w:val="ad"/>
    <w:uiPriority w:val="99"/>
    <w:rsid w:val="00E72011"/>
    <w:rPr>
      <w:rFonts w:eastAsia="Times New Roman" w:cs="Times New Roman"/>
      <w:sz w:val="20"/>
      <w:szCs w:val="20"/>
      <w:lang w:eastAsia="ru-RU"/>
    </w:rPr>
  </w:style>
  <w:style w:type="paragraph" w:styleId="ae">
    <w:name w:val="annotation subject"/>
    <w:basedOn w:val="ad"/>
    <w:next w:val="ad"/>
    <w:link w:val="Char3"/>
    <w:uiPriority w:val="99"/>
    <w:semiHidden/>
    <w:unhideWhenUsed/>
    <w:rsid w:val="00E72011"/>
    <w:rPr>
      <w:b/>
      <w:bCs/>
    </w:rPr>
  </w:style>
  <w:style w:type="character" w:customStyle="1" w:styleId="Char3">
    <w:name w:val="메모 주제 Char"/>
    <w:basedOn w:val="Char2"/>
    <w:link w:val="ae"/>
    <w:uiPriority w:val="99"/>
    <w:semiHidden/>
    <w:rsid w:val="00E72011"/>
    <w:rPr>
      <w:rFonts w:eastAsia="Times New Roman" w:cs="Times New Roman"/>
      <w:b/>
      <w:bCs/>
      <w:sz w:val="20"/>
      <w:szCs w:val="20"/>
      <w:lang w:eastAsia="ru-RU"/>
    </w:rPr>
  </w:style>
  <w:style w:type="paragraph" w:styleId="af">
    <w:name w:val="List Paragraph"/>
    <w:basedOn w:val="a"/>
    <w:uiPriority w:val="34"/>
    <w:qFormat/>
    <w:rsid w:val="000B0D59"/>
    <w:pPr>
      <w:ind w:left="720"/>
      <w:contextualSpacing/>
    </w:pPr>
  </w:style>
  <w:style w:type="character" w:customStyle="1" w:styleId="4Char">
    <w:name w:val="제목 4 Char"/>
    <w:basedOn w:val="a0"/>
    <w:link w:val="4"/>
    <w:uiPriority w:val="9"/>
    <w:semiHidden/>
    <w:rsid w:val="003F3BDE"/>
    <w:rPr>
      <w:rFonts w:asciiTheme="majorHAnsi" w:eastAsiaTheme="majorEastAsia" w:hAnsiTheme="majorHAnsi" w:cstheme="majorBidi"/>
      <w:i/>
      <w:iCs/>
      <w:color w:val="2F5496" w:themeColor="accent1" w:themeShade="BF"/>
      <w:szCs w:val="24"/>
      <w:lang w:eastAsia="ru-RU"/>
    </w:rPr>
  </w:style>
  <w:style w:type="paragraph" w:styleId="af0">
    <w:name w:val="Revision"/>
    <w:hidden/>
    <w:uiPriority w:val="99"/>
    <w:semiHidden/>
    <w:rsid w:val="002C1290"/>
    <w:pPr>
      <w:spacing w:after="0" w:line="240" w:lineRule="auto"/>
    </w:pPr>
    <w:rPr>
      <w:rFonts w:eastAsia="Times New Roman" w:cs="Times New Roman"/>
      <w:szCs w:val="24"/>
      <w:lang w:eastAsia="ru-RU"/>
    </w:rPr>
  </w:style>
  <w:style w:type="character" w:styleId="af1">
    <w:name w:val="FollowedHyperlink"/>
    <w:basedOn w:val="a0"/>
    <w:uiPriority w:val="99"/>
    <w:semiHidden/>
    <w:unhideWhenUsed/>
    <w:rsid w:val="008B2D92"/>
    <w:rPr>
      <w:color w:val="954F72" w:themeColor="followedHyperlink"/>
      <w:u w:val="single"/>
    </w:rPr>
  </w:style>
  <w:style w:type="paragraph" w:styleId="af2">
    <w:name w:val="Normal (Web)"/>
    <w:basedOn w:val="a"/>
    <w:uiPriority w:val="99"/>
    <w:semiHidden/>
    <w:unhideWhenUsed/>
    <w:rsid w:val="004D71C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7745">
      <w:bodyDiv w:val="1"/>
      <w:marLeft w:val="0"/>
      <w:marRight w:val="0"/>
      <w:marTop w:val="0"/>
      <w:marBottom w:val="0"/>
      <w:divBdr>
        <w:top w:val="none" w:sz="0" w:space="0" w:color="auto"/>
        <w:left w:val="none" w:sz="0" w:space="0" w:color="auto"/>
        <w:bottom w:val="none" w:sz="0" w:space="0" w:color="auto"/>
        <w:right w:val="none" w:sz="0" w:space="0" w:color="auto"/>
      </w:divBdr>
    </w:div>
    <w:div w:id="50353364">
      <w:bodyDiv w:val="1"/>
      <w:marLeft w:val="0"/>
      <w:marRight w:val="0"/>
      <w:marTop w:val="0"/>
      <w:marBottom w:val="0"/>
      <w:divBdr>
        <w:top w:val="none" w:sz="0" w:space="0" w:color="auto"/>
        <w:left w:val="none" w:sz="0" w:space="0" w:color="auto"/>
        <w:bottom w:val="none" w:sz="0" w:space="0" w:color="auto"/>
        <w:right w:val="none" w:sz="0" w:space="0" w:color="auto"/>
      </w:divBdr>
    </w:div>
    <w:div w:id="53166399">
      <w:bodyDiv w:val="1"/>
      <w:marLeft w:val="0"/>
      <w:marRight w:val="0"/>
      <w:marTop w:val="0"/>
      <w:marBottom w:val="0"/>
      <w:divBdr>
        <w:top w:val="none" w:sz="0" w:space="0" w:color="auto"/>
        <w:left w:val="none" w:sz="0" w:space="0" w:color="auto"/>
        <w:bottom w:val="none" w:sz="0" w:space="0" w:color="auto"/>
        <w:right w:val="none" w:sz="0" w:space="0" w:color="auto"/>
      </w:divBdr>
    </w:div>
    <w:div w:id="109401940">
      <w:bodyDiv w:val="1"/>
      <w:marLeft w:val="0"/>
      <w:marRight w:val="0"/>
      <w:marTop w:val="0"/>
      <w:marBottom w:val="0"/>
      <w:divBdr>
        <w:top w:val="none" w:sz="0" w:space="0" w:color="auto"/>
        <w:left w:val="none" w:sz="0" w:space="0" w:color="auto"/>
        <w:bottom w:val="none" w:sz="0" w:space="0" w:color="auto"/>
        <w:right w:val="none" w:sz="0" w:space="0" w:color="auto"/>
      </w:divBdr>
    </w:div>
    <w:div w:id="114712995">
      <w:bodyDiv w:val="1"/>
      <w:marLeft w:val="0"/>
      <w:marRight w:val="0"/>
      <w:marTop w:val="0"/>
      <w:marBottom w:val="0"/>
      <w:divBdr>
        <w:top w:val="none" w:sz="0" w:space="0" w:color="auto"/>
        <w:left w:val="none" w:sz="0" w:space="0" w:color="auto"/>
        <w:bottom w:val="none" w:sz="0" w:space="0" w:color="auto"/>
        <w:right w:val="none" w:sz="0" w:space="0" w:color="auto"/>
      </w:divBdr>
    </w:div>
    <w:div w:id="121198249">
      <w:bodyDiv w:val="1"/>
      <w:marLeft w:val="0"/>
      <w:marRight w:val="0"/>
      <w:marTop w:val="0"/>
      <w:marBottom w:val="0"/>
      <w:divBdr>
        <w:top w:val="none" w:sz="0" w:space="0" w:color="auto"/>
        <w:left w:val="none" w:sz="0" w:space="0" w:color="auto"/>
        <w:bottom w:val="none" w:sz="0" w:space="0" w:color="auto"/>
        <w:right w:val="none" w:sz="0" w:space="0" w:color="auto"/>
      </w:divBdr>
    </w:div>
    <w:div w:id="148837129">
      <w:bodyDiv w:val="1"/>
      <w:marLeft w:val="0"/>
      <w:marRight w:val="0"/>
      <w:marTop w:val="0"/>
      <w:marBottom w:val="0"/>
      <w:divBdr>
        <w:top w:val="none" w:sz="0" w:space="0" w:color="auto"/>
        <w:left w:val="none" w:sz="0" w:space="0" w:color="auto"/>
        <w:bottom w:val="none" w:sz="0" w:space="0" w:color="auto"/>
        <w:right w:val="none" w:sz="0" w:space="0" w:color="auto"/>
      </w:divBdr>
    </w:div>
    <w:div w:id="175463777">
      <w:bodyDiv w:val="1"/>
      <w:marLeft w:val="0"/>
      <w:marRight w:val="0"/>
      <w:marTop w:val="0"/>
      <w:marBottom w:val="0"/>
      <w:divBdr>
        <w:top w:val="none" w:sz="0" w:space="0" w:color="auto"/>
        <w:left w:val="none" w:sz="0" w:space="0" w:color="auto"/>
        <w:bottom w:val="none" w:sz="0" w:space="0" w:color="auto"/>
        <w:right w:val="none" w:sz="0" w:space="0" w:color="auto"/>
      </w:divBdr>
    </w:div>
    <w:div w:id="219369912">
      <w:bodyDiv w:val="1"/>
      <w:marLeft w:val="0"/>
      <w:marRight w:val="0"/>
      <w:marTop w:val="0"/>
      <w:marBottom w:val="0"/>
      <w:divBdr>
        <w:top w:val="none" w:sz="0" w:space="0" w:color="auto"/>
        <w:left w:val="none" w:sz="0" w:space="0" w:color="auto"/>
        <w:bottom w:val="none" w:sz="0" w:space="0" w:color="auto"/>
        <w:right w:val="none" w:sz="0" w:space="0" w:color="auto"/>
      </w:divBdr>
    </w:div>
    <w:div w:id="231083977">
      <w:bodyDiv w:val="1"/>
      <w:marLeft w:val="0"/>
      <w:marRight w:val="0"/>
      <w:marTop w:val="0"/>
      <w:marBottom w:val="0"/>
      <w:divBdr>
        <w:top w:val="none" w:sz="0" w:space="0" w:color="auto"/>
        <w:left w:val="none" w:sz="0" w:space="0" w:color="auto"/>
        <w:bottom w:val="none" w:sz="0" w:space="0" w:color="auto"/>
        <w:right w:val="none" w:sz="0" w:space="0" w:color="auto"/>
      </w:divBdr>
    </w:div>
    <w:div w:id="301735094">
      <w:bodyDiv w:val="1"/>
      <w:marLeft w:val="0"/>
      <w:marRight w:val="0"/>
      <w:marTop w:val="0"/>
      <w:marBottom w:val="0"/>
      <w:divBdr>
        <w:top w:val="none" w:sz="0" w:space="0" w:color="auto"/>
        <w:left w:val="none" w:sz="0" w:space="0" w:color="auto"/>
        <w:bottom w:val="none" w:sz="0" w:space="0" w:color="auto"/>
        <w:right w:val="none" w:sz="0" w:space="0" w:color="auto"/>
      </w:divBdr>
    </w:div>
    <w:div w:id="326594842">
      <w:bodyDiv w:val="1"/>
      <w:marLeft w:val="0"/>
      <w:marRight w:val="0"/>
      <w:marTop w:val="0"/>
      <w:marBottom w:val="0"/>
      <w:divBdr>
        <w:top w:val="none" w:sz="0" w:space="0" w:color="auto"/>
        <w:left w:val="none" w:sz="0" w:space="0" w:color="auto"/>
        <w:bottom w:val="none" w:sz="0" w:space="0" w:color="auto"/>
        <w:right w:val="none" w:sz="0" w:space="0" w:color="auto"/>
      </w:divBdr>
    </w:div>
    <w:div w:id="391082877">
      <w:bodyDiv w:val="1"/>
      <w:marLeft w:val="0"/>
      <w:marRight w:val="0"/>
      <w:marTop w:val="0"/>
      <w:marBottom w:val="0"/>
      <w:divBdr>
        <w:top w:val="none" w:sz="0" w:space="0" w:color="auto"/>
        <w:left w:val="none" w:sz="0" w:space="0" w:color="auto"/>
        <w:bottom w:val="none" w:sz="0" w:space="0" w:color="auto"/>
        <w:right w:val="none" w:sz="0" w:space="0" w:color="auto"/>
      </w:divBdr>
    </w:div>
    <w:div w:id="507838905">
      <w:bodyDiv w:val="1"/>
      <w:marLeft w:val="0"/>
      <w:marRight w:val="0"/>
      <w:marTop w:val="0"/>
      <w:marBottom w:val="0"/>
      <w:divBdr>
        <w:top w:val="none" w:sz="0" w:space="0" w:color="auto"/>
        <w:left w:val="none" w:sz="0" w:space="0" w:color="auto"/>
        <w:bottom w:val="none" w:sz="0" w:space="0" w:color="auto"/>
        <w:right w:val="none" w:sz="0" w:space="0" w:color="auto"/>
      </w:divBdr>
    </w:div>
    <w:div w:id="549920279">
      <w:bodyDiv w:val="1"/>
      <w:marLeft w:val="0"/>
      <w:marRight w:val="0"/>
      <w:marTop w:val="0"/>
      <w:marBottom w:val="0"/>
      <w:divBdr>
        <w:top w:val="none" w:sz="0" w:space="0" w:color="auto"/>
        <w:left w:val="none" w:sz="0" w:space="0" w:color="auto"/>
        <w:bottom w:val="none" w:sz="0" w:space="0" w:color="auto"/>
        <w:right w:val="none" w:sz="0" w:space="0" w:color="auto"/>
      </w:divBdr>
    </w:div>
    <w:div w:id="656298838">
      <w:bodyDiv w:val="1"/>
      <w:marLeft w:val="0"/>
      <w:marRight w:val="0"/>
      <w:marTop w:val="0"/>
      <w:marBottom w:val="0"/>
      <w:divBdr>
        <w:top w:val="none" w:sz="0" w:space="0" w:color="auto"/>
        <w:left w:val="none" w:sz="0" w:space="0" w:color="auto"/>
        <w:bottom w:val="none" w:sz="0" w:space="0" w:color="auto"/>
        <w:right w:val="none" w:sz="0" w:space="0" w:color="auto"/>
      </w:divBdr>
    </w:div>
    <w:div w:id="656349233">
      <w:bodyDiv w:val="1"/>
      <w:marLeft w:val="0"/>
      <w:marRight w:val="0"/>
      <w:marTop w:val="0"/>
      <w:marBottom w:val="0"/>
      <w:divBdr>
        <w:top w:val="none" w:sz="0" w:space="0" w:color="auto"/>
        <w:left w:val="none" w:sz="0" w:space="0" w:color="auto"/>
        <w:bottom w:val="none" w:sz="0" w:space="0" w:color="auto"/>
        <w:right w:val="none" w:sz="0" w:space="0" w:color="auto"/>
      </w:divBdr>
    </w:div>
    <w:div w:id="701201276">
      <w:bodyDiv w:val="1"/>
      <w:marLeft w:val="0"/>
      <w:marRight w:val="0"/>
      <w:marTop w:val="0"/>
      <w:marBottom w:val="0"/>
      <w:divBdr>
        <w:top w:val="none" w:sz="0" w:space="0" w:color="auto"/>
        <w:left w:val="none" w:sz="0" w:space="0" w:color="auto"/>
        <w:bottom w:val="none" w:sz="0" w:space="0" w:color="auto"/>
        <w:right w:val="none" w:sz="0" w:space="0" w:color="auto"/>
      </w:divBdr>
    </w:div>
    <w:div w:id="746850430">
      <w:bodyDiv w:val="1"/>
      <w:marLeft w:val="0"/>
      <w:marRight w:val="0"/>
      <w:marTop w:val="0"/>
      <w:marBottom w:val="0"/>
      <w:divBdr>
        <w:top w:val="none" w:sz="0" w:space="0" w:color="auto"/>
        <w:left w:val="none" w:sz="0" w:space="0" w:color="auto"/>
        <w:bottom w:val="none" w:sz="0" w:space="0" w:color="auto"/>
        <w:right w:val="none" w:sz="0" w:space="0" w:color="auto"/>
      </w:divBdr>
    </w:div>
    <w:div w:id="883369404">
      <w:bodyDiv w:val="1"/>
      <w:marLeft w:val="0"/>
      <w:marRight w:val="0"/>
      <w:marTop w:val="0"/>
      <w:marBottom w:val="0"/>
      <w:divBdr>
        <w:top w:val="none" w:sz="0" w:space="0" w:color="auto"/>
        <w:left w:val="none" w:sz="0" w:space="0" w:color="auto"/>
        <w:bottom w:val="none" w:sz="0" w:space="0" w:color="auto"/>
        <w:right w:val="none" w:sz="0" w:space="0" w:color="auto"/>
      </w:divBdr>
    </w:div>
    <w:div w:id="907686239">
      <w:bodyDiv w:val="1"/>
      <w:marLeft w:val="0"/>
      <w:marRight w:val="0"/>
      <w:marTop w:val="0"/>
      <w:marBottom w:val="0"/>
      <w:divBdr>
        <w:top w:val="none" w:sz="0" w:space="0" w:color="auto"/>
        <w:left w:val="none" w:sz="0" w:space="0" w:color="auto"/>
        <w:bottom w:val="none" w:sz="0" w:space="0" w:color="auto"/>
        <w:right w:val="none" w:sz="0" w:space="0" w:color="auto"/>
      </w:divBdr>
    </w:div>
    <w:div w:id="955402758">
      <w:bodyDiv w:val="1"/>
      <w:marLeft w:val="0"/>
      <w:marRight w:val="0"/>
      <w:marTop w:val="0"/>
      <w:marBottom w:val="0"/>
      <w:divBdr>
        <w:top w:val="none" w:sz="0" w:space="0" w:color="auto"/>
        <w:left w:val="none" w:sz="0" w:space="0" w:color="auto"/>
        <w:bottom w:val="none" w:sz="0" w:space="0" w:color="auto"/>
        <w:right w:val="none" w:sz="0" w:space="0" w:color="auto"/>
      </w:divBdr>
    </w:div>
    <w:div w:id="1019702982">
      <w:bodyDiv w:val="1"/>
      <w:marLeft w:val="0"/>
      <w:marRight w:val="0"/>
      <w:marTop w:val="0"/>
      <w:marBottom w:val="0"/>
      <w:divBdr>
        <w:top w:val="none" w:sz="0" w:space="0" w:color="auto"/>
        <w:left w:val="none" w:sz="0" w:space="0" w:color="auto"/>
        <w:bottom w:val="none" w:sz="0" w:space="0" w:color="auto"/>
        <w:right w:val="none" w:sz="0" w:space="0" w:color="auto"/>
      </w:divBdr>
      <w:divsChild>
        <w:div w:id="2118062907">
          <w:marLeft w:val="0"/>
          <w:marRight w:val="0"/>
          <w:marTop w:val="0"/>
          <w:marBottom w:val="0"/>
          <w:divBdr>
            <w:top w:val="none" w:sz="0" w:space="0" w:color="auto"/>
            <w:left w:val="none" w:sz="0" w:space="0" w:color="auto"/>
            <w:bottom w:val="none" w:sz="0" w:space="0" w:color="auto"/>
            <w:right w:val="none" w:sz="0" w:space="0" w:color="auto"/>
          </w:divBdr>
          <w:divsChild>
            <w:div w:id="1388147356">
              <w:marLeft w:val="0"/>
              <w:marRight w:val="0"/>
              <w:marTop w:val="0"/>
              <w:marBottom w:val="0"/>
              <w:divBdr>
                <w:top w:val="none" w:sz="0" w:space="0" w:color="auto"/>
                <w:left w:val="none" w:sz="0" w:space="0" w:color="auto"/>
                <w:bottom w:val="none" w:sz="0" w:space="0" w:color="auto"/>
                <w:right w:val="none" w:sz="0" w:space="0" w:color="auto"/>
              </w:divBdr>
              <w:divsChild>
                <w:div w:id="688220229">
                  <w:marLeft w:val="0"/>
                  <w:marRight w:val="0"/>
                  <w:marTop w:val="0"/>
                  <w:marBottom w:val="0"/>
                  <w:divBdr>
                    <w:top w:val="none" w:sz="0" w:space="0" w:color="auto"/>
                    <w:left w:val="none" w:sz="0" w:space="0" w:color="auto"/>
                    <w:bottom w:val="none" w:sz="0" w:space="0" w:color="auto"/>
                    <w:right w:val="none" w:sz="0" w:space="0" w:color="auto"/>
                  </w:divBdr>
                  <w:divsChild>
                    <w:div w:id="1177617366">
                      <w:marLeft w:val="0"/>
                      <w:marRight w:val="0"/>
                      <w:marTop w:val="0"/>
                      <w:marBottom w:val="0"/>
                      <w:divBdr>
                        <w:top w:val="none" w:sz="0" w:space="0" w:color="auto"/>
                        <w:left w:val="none" w:sz="0" w:space="0" w:color="auto"/>
                        <w:bottom w:val="none" w:sz="0" w:space="0" w:color="auto"/>
                        <w:right w:val="none" w:sz="0" w:space="0" w:color="auto"/>
                      </w:divBdr>
                      <w:divsChild>
                        <w:div w:id="917522699">
                          <w:marLeft w:val="0"/>
                          <w:marRight w:val="0"/>
                          <w:marTop w:val="0"/>
                          <w:marBottom w:val="0"/>
                          <w:divBdr>
                            <w:top w:val="none" w:sz="0" w:space="0" w:color="auto"/>
                            <w:left w:val="none" w:sz="0" w:space="0" w:color="auto"/>
                            <w:bottom w:val="none" w:sz="0" w:space="0" w:color="auto"/>
                            <w:right w:val="none" w:sz="0" w:space="0" w:color="auto"/>
                          </w:divBdr>
                          <w:divsChild>
                            <w:div w:id="1654336923">
                              <w:marLeft w:val="0"/>
                              <w:marRight w:val="0"/>
                              <w:marTop w:val="0"/>
                              <w:marBottom w:val="0"/>
                              <w:divBdr>
                                <w:top w:val="none" w:sz="0" w:space="0" w:color="auto"/>
                                <w:left w:val="none" w:sz="0" w:space="0" w:color="auto"/>
                                <w:bottom w:val="none" w:sz="0" w:space="0" w:color="auto"/>
                                <w:right w:val="none" w:sz="0" w:space="0" w:color="auto"/>
                              </w:divBdr>
                              <w:divsChild>
                                <w:div w:id="2003923058">
                                  <w:marLeft w:val="0"/>
                                  <w:marRight w:val="0"/>
                                  <w:marTop w:val="0"/>
                                  <w:marBottom w:val="0"/>
                                  <w:divBdr>
                                    <w:top w:val="none" w:sz="0" w:space="0" w:color="auto"/>
                                    <w:left w:val="none" w:sz="0" w:space="0" w:color="auto"/>
                                    <w:bottom w:val="none" w:sz="0" w:space="0" w:color="auto"/>
                                    <w:right w:val="none" w:sz="0" w:space="0" w:color="auto"/>
                                  </w:divBdr>
                                  <w:divsChild>
                                    <w:div w:id="1942957391">
                                      <w:marLeft w:val="0"/>
                                      <w:marRight w:val="0"/>
                                      <w:marTop w:val="0"/>
                                      <w:marBottom w:val="0"/>
                                      <w:divBdr>
                                        <w:top w:val="none" w:sz="0" w:space="0" w:color="auto"/>
                                        <w:left w:val="none" w:sz="0" w:space="0" w:color="auto"/>
                                        <w:bottom w:val="none" w:sz="0" w:space="0" w:color="auto"/>
                                        <w:right w:val="none" w:sz="0" w:space="0" w:color="auto"/>
                                      </w:divBdr>
                                    </w:div>
                                    <w:div w:id="11561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101479">
      <w:bodyDiv w:val="1"/>
      <w:marLeft w:val="0"/>
      <w:marRight w:val="0"/>
      <w:marTop w:val="0"/>
      <w:marBottom w:val="0"/>
      <w:divBdr>
        <w:top w:val="none" w:sz="0" w:space="0" w:color="auto"/>
        <w:left w:val="none" w:sz="0" w:space="0" w:color="auto"/>
        <w:bottom w:val="none" w:sz="0" w:space="0" w:color="auto"/>
        <w:right w:val="none" w:sz="0" w:space="0" w:color="auto"/>
      </w:divBdr>
    </w:div>
    <w:div w:id="1094666739">
      <w:bodyDiv w:val="1"/>
      <w:marLeft w:val="0"/>
      <w:marRight w:val="0"/>
      <w:marTop w:val="0"/>
      <w:marBottom w:val="0"/>
      <w:divBdr>
        <w:top w:val="none" w:sz="0" w:space="0" w:color="auto"/>
        <w:left w:val="none" w:sz="0" w:space="0" w:color="auto"/>
        <w:bottom w:val="none" w:sz="0" w:space="0" w:color="auto"/>
        <w:right w:val="none" w:sz="0" w:space="0" w:color="auto"/>
      </w:divBdr>
    </w:div>
    <w:div w:id="1095633430">
      <w:bodyDiv w:val="1"/>
      <w:marLeft w:val="0"/>
      <w:marRight w:val="0"/>
      <w:marTop w:val="0"/>
      <w:marBottom w:val="0"/>
      <w:divBdr>
        <w:top w:val="none" w:sz="0" w:space="0" w:color="auto"/>
        <w:left w:val="none" w:sz="0" w:space="0" w:color="auto"/>
        <w:bottom w:val="none" w:sz="0" w:space="0" w:color="auto"/>
        <w:right w:val="none" w:sz="0" w:space="0" w:color="auto"/>
      </w:divBdr>
    </w:div>
    <w:div w:id="1167134980">
      <w:bodyDiv w:val="1"/>
      <w:marLeft w:val="0"/>
      <w:marRight w:val="0"/>
      <w:marTop w:val="0"/>
      <w:marBottom w:val="0"/>
      <w:divBdr>
        <w:top w:val="none" w:sz="0" w:space="0" w:color="auto"/>
        <w:left w:val="none" w:sz="0" w:space="0" w:color="auto"/>
        <w:bottom w:val="none" w:sz="0" w:space="0" w:color="auto"/>
        <w:right w:val="none" w:sz="0" w:space="0" w:color="auto"/>
      </w:divBdr>
    </w:div>
    <w:div w:id="1185441910">
      <w:bodyDiv w:val="1"/>
      <w:marLeft w:val="0"/>
      <w:marRight w:val="0"/>
      <w:marTop w:val="0"/>
      <w:marBottom w:val="0"/>
      <w:divBdr>
        <w:top w:val="none" w:sz="0" w:space="0" w:color="auto"/>
        <w:left w:val="none" w:sz="0" w:space="0" w:color="auto"/>
        <w:bottom w:val="none" w:sz="0" w:space="0" w:color="auto"/>
        <w:right w:val="none" w:sz="0" w:space="0" w:color="auto"/>
      </w:divBdr>
    </w:div>
    <w:div w:id="1423917176">
      <w:bodyDiv w:val="1"/>
      <w:marLeft w:val="0"/>
      <w:marRight w:val="0"/>
      <w:marTop w:val="0"/>
      <w:marBottom w:val="0"/>
      <w:divBdr>
        <w:top w:val="none" w:sz="0" w:space="0" w:color="auto"/>
        <w:left w:val="none" w:sz="0" w:space="0" w:color="auto"/>
        <w:bottom w:val="none" w:sz="0" w:space="0" w:color="auto"/>
        <w:right w:val="none" w:sz="0" w:space="0" w:color="auto"/>
      </w:divBdr>
    </w:div>
    <w:div w:id="1468280249">
      <w:bodyDiv w:val="1"/>
      <w:marLeft w:val="0"/>
      <w:marRight w:val="0"/>
      <w:marTop w:val="0"/>
      <w:marBottom w:val="0"/>
      <w:divBdr>
        <w:top w:val="none" w:sz="0" w:space="0" w:color="auto"/>
        <w:left w:val="none" w:sz="0" w:space="0" w:color="auto"/>
        <w:bottom w:val="none" w:sz="0" w:space="0" w:color="auto"/>
        <w:right w:val="none" w:sz="0" w:space="0" w:color="auto"/>
      </w:divBdr>
    </w:div>
    <w:div w:id="1507284917">
      <w:bodyDiv w:val="1"/>
      <w:marLeft w:val="0"/>
      <w:marRight w:val="0"/>
      <w:marTop w:val="0"/>
      <w:marBottom w:val="0"/>
      <w:divBdr>
        <w:top w:val="none" w:sz="0" w:space="0" w:color="auto"/>
        <w:left w:val="none" w:sz="0" w:space="0" w:color="auto"/>
        <w:bottom w:val="none" w:sz="0" w:space="0" w:color="auto"/>
        <w:right w:val="none" w:sz="0" w:space="0" w:color="auto"/>
      </w:divBdr>
    </w:div>
    <w:div w:id="1683044206">
      <w:bodyDiv w:val="1"/>
      <w:marLeft w:val="0"/>
      <w:marRight w:val="0"/>
      <w:marTop w:val="0"/>
      <w:marBottom w:val="0"/>
      <w:divBdr>
        <w:top w:val="none" w:sz="0" w:space="0" w:color="auto"/>
        <w:left w:val="none" w:sz="0" w:space="0" w:color="auto"/>
        <w:bottom w:val="none" w:sz="0" w:space="0" w:color="auto"/>
        <w:right w:val="none" w:sz="0" w:space="0" w:color="auto"/>
      </w:divBdr>
    </w:div>
    <w:div w:id="1809977855">
      <w:bodyDiv w:val="1"/>
      <w:marLeft w:val="0"/>
      <w:marRight w:val="0"/>
      <w:marTop w:val="0"/>
      <w:marBottom w:val="0"/>
      <w:divBdr>
        <w:top w:val="none" w:sz="0" w:space="0" w:color="auto"/>
        <w:left w:val="none" w:sz="0" w:space="0" w:color="auto"/>
        <w:bottom w:val="none" w:sz="0" w:space="0" w:color="auto"/>
        <w:right w:val="none" w:sz="0" w:space="0" w:color="auto"/>
      </w:divBdr>
    </w:div>
    <w:div w:id="1849296753">
      <w:bodyDiv w:val="1"/>
      <w:marLeft w:val="0"/>
      <w:marRight w:val="0"/>
      <w:marTop w:val="0"/>
      <w:marBottom w:val="0"/>
      <w:divBdr>
        <w:top w:val="none" w:sz="0" w:space="0" w:color="auto"/>
        <w:left w:val="none" w:sz="0" w:space="0" w:color="auto"/>
        <w:bottom w:val="none" w:sz="0" w:space="0" w:color="auto"/>
        <w:right w:val="none" w:sz="0" w:space="0" w:color="auto"/>
      </w:divBdr>
    </w:div>
    <w:div w:id="1859543482">
      <w:bodyDiv w:val="1"/>
      <w:marLeft w:val="0"/>
      <w:marRight w:val="0"/>
      <w:marTop w:val="0"/>
      <w:marBottom w:val="0"/>
      <w:divBdr>
        <w:top w:val="none" w:sz="0" w:space="0" w:color="auto"/>
        <w:left w:val="none" w:sz="0" w:space="0" w:color="auto"/>
        <w:bottom w:val="none" w:sz="0" w:space="0" w:color="auto"/>
        <w:right w:val="none" w:sz="0" w:space="0" w:color="auto"/>
      </w:divBdr>
    </w:div>
    <w:div w:id="2051801332">
      <w:bodyDiv w:val="1"/>
      <w:marLeft w:val="0"/>
      <w:marRight w:val="0"/>
      <w:marTop w:val="0"/>
      <w:marBottom w:val="0"/>
      <w:divBdr>
        <w:top w:val="none" w:sz="0" w:space="0" w:color="auto"/>
        <w:left w:val="none" w:sz="0" w:space="0" w:color="auto"/>
        <w:bottom w:val="none" w:sz="0" w:space="0" w:color="auto"/>
        <w:right w:val="none" w:sz="0" w:space="0" w:color="auto"/>
      </w:divBdr>
    </w:div>
    <w:div w:id="2053651742">
      <w:bodyDiv w:val="1"/>
      <w:marLeft w:val="0"/>
      <w:marRight w:val="0"/>
      <w:marTop w:val="0"/>
      <w:marBottom w:val="0"/>
      <w:divBdr>
        <w:top w:val="none" w:sz="0" w:space="0" w:color="auto"/>
        <w:left w:val="none" w:sz="0" w:space="0" w:color="auto"/>
        <w:bottom w:val="none" w:sz="0" w:space="0" w:color="auto"/>
        <w:right w:val="none" w:sz="0" w:space="0" w:color="auto"/>
      </w:divBdr>
    </w:div>
    <w:div w:id="2075858680">
      <w:bodyDiv w:val="1"/>
      <w:marLeft w:val="0"/>
      <w:marRight w:val="0"/>
      <w:marTop w:val="0"/>
      <w:marBottom w:val="0"/>
      <w:divBdr>
        <w:top w:val="none" w:sz="0" w:space="0" w:color="auto"/>
        <w:left w:val="none" w:sz="0" w:space="0" w:color="auto"/>
        <w:bottom w:val="none" w:sz="0" w:space="0" w:color="auto"/>
        <w:right w:val="none" w:sz="0" w:space="0" w:color="auto"/>
      </w:divBdr>
    </w:div>
    <w:div w:id="2082286390">
      <w:bodyDiv w:val="1"/>
      <w:marLeft w:val="0"/>
      <w:marRight w:val="0"/>
      <w:marTop w:val="0"/>
      <w:marBottom w:val="0"/>
      <w:divBdr>
        <w:top w:val="none" w:sz="0" w:space="0" w:color="auto"/>
        <w:left w:val="none" w:sz="0" w:space="0" w:color="auto"/>
        <w:bottom w:val="none" w:sz="0" w:space="0" w:color="auto"/>
        <w:right w:val="none" w:sz="0" w:space="0" w:color="auto"/>
      </w:divBdr>
    </w:div>
    <w:div w:id="2083066619">
      <w:bodyDiv w:val="1"/>
      <w:marLeft w:val="0"/>
      <w:marRight w:val="0"/>
      <w:marTop w:val="0"/>
      <w:marBottom w:val="0"/>
      <w:divBdr>
        <w:top w:val="none" w:sz="0" w:space="0" w:color="auto"/>
        <w:left w:val="none" w:sz="0" w:space="0" w:color="auto"/>
        <w:bottom w:val="none" w:sz="0" w:space="0" w:color="auto"/>
        <w:right w:val="none" w:sz="0" w:space="0" w:color="auto"/>
      </w:divBdr>
    </w:div>
    <w:div w:id="2102336112">
      <w:bodyDiv w:val="1"/>
      <w:marLeft w:val="0"/>
      <w:marRight w:val="0"/>
      <w:marTop w:val="0"/>
      <w:marBottom w:val="0"/>
      <w:divBdr>
        <w:top w:val="none" w:sz="0" w:space="0" w:color="auto"/>
        <w:left w:val="none" w:sz="0" w:space="0" w:color="auto"/>
        <w:bottom w:val="none" w:sz="0" w:space="0" w:color="auto"/>
        <w:right w:val="none" w:sz="0" w:space="0" w:color="auto"/>
      </w:divBdr>
      <w:divsChild>
        <w:div w:id="2037929082">
          <w:marLeft w:val="0"/>
          <w:marRight w:val="0"/>
          <w:marTop w:val="0"/>
          <w:marBottom w:val="0"/>
          <w:divBdr>
            <w:top w:val="none" w:sz="0" w:space="0" w:color="auto"/>
            <w:left w:val="none" w:sz="0" w:space="0" w:color="auto"/>
            <w:bottom w:val="none" w:sz="0" w:space="0" w:color="auto"/>
            <w:right w:val="none" w:sz="0" w:space="0" w:color="auto"/>
          </w:divBdr>
        </w:div>
        <w:div w:id="2068991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penstreetmap.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rs12152430" TargetMode="External"/><Relationship Id="rId17" Type="http://schemas.openxmlformats.org/officeDocument/2006/relationships/hyperlink" Target="https://doi.org/10.1016/j.jag.2023.103440" TargetMode="External"/><Relationship Id="rId2" Type="http://schemas.openxmlformats.org/officeDocument/2006/relationships/numbering" Target="numbering.xml"/><Relationship Id="rId16" Type="http://schemas.openxmlformats.org/officeDocument/2006/relationships/hyperlink" Target="https://doi.org/10.5194/isprs-archives-XLII-4-121-201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7538947.2023.2297842" TargetMode="External"/><Relationship Id="rId5" Type="http://schemas.openxmlformats.org/officeDocument/2006/relationships/webSettings" Target="webSettings.xml"/><Relationship Id="rId15" Type="http://schemas.openxmlformats.org/officeDocument/2006/relationships/hyperlink" Target="https://doi.org/10.3390/rs15040908"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ub.worldpop.org/"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4C528-643C-49F2-B1D7-7D4A80242122}">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Template>
  <TotalTime>109</TotalTime>
  <Pages>7</Pages>
  <Words>2221</Words>
  <Characters>12662</Characters>
  <Application>Microsoft Office Word</Application>
  <DocSecurity>0</DocSecurity>
  <Lines>105</Lines>
  <Paragraphs>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Boarin</dc:creator>
  <cp:keywords/>
  <dc:description/>
  <cp:lastModifiedBy>Malcom Lee</cp:lastModifiedBy>
  <cp:revision>28</cp:revision>
  <dcterms:created xsi:type="dcterms:W3CDTF">2026-06-01T21:21:00Z</dcterms:created>
  <dcterms:modified xsi:type="dcterms:W3CDTF">2026-09-28T11:37:00Z</dcterms:modified>
</cp:coreProperties>
</file>